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05B" w:rsidRPr="00972D58" w:rsidRDefault="00EC605B">
      <w:pPr>
        <w:rPr>
          <w:rFonts w:ascii="Wide Latin" w:hAnsi="Wide Latin"/>
          <w:b/>
          <w:sz w:val="68"/>
          <w:szCs w:val="24"/>
        </w:rPr>
      </w:pPr>
      <w:r w:rsidRPr="00972D58">
        <w:rPr>
          <w:rFonts w:ascii="Wide Latin" w:hAnsi="Wide Latin"/>
          <w:b/>
          <w:sz w:val="68"/>
          <w:szCs w:val="24"/>
        </w:rPr>
        <w:t>Military Modernization of China</w:t>
      </w:r>
    </w:p>
    <w:p w:rsidR="00972D58" w:rsidRDefault="00972D58">
      <w:pPr>
        <w:rPr>
          <w:rFonts w:asciiTheme="majorHAnsi" w:hAnsiTheme="majorHAnsi"/>
          <w:sz w:val="24"/>
          <w:szCs w:val="24"/>
        </w:rPr>
      </w:pPr>
    </w:p>
    <w:p w:rsidR="00972D58" w:rsidRDefault="00972D58">
      <w:pPr>
        <w:rPr>
          <w:rFonts w:asciiTheme="majorHAnsi" w:hAnsiTheme="majorHAnsi"/>
          <w:sz w:val="24"/>
          <w:szCs w:val="24"/>
        </w:rPr>
      </w:pPr>
    </w:p>
    <w:p w:rsidR="00972D58" w:rsidRPr="00972D58" w:rsidRDefault="00972D58" w:rsidP="00972D58">
      <w:pPr>
        <w:jc w:val="right"/>
        <w:rPr>
          <w:rFonts w:asciiTheme="majorHAnsi" w:hAnsiTheme="majorHAnsi"/>
          <w:b/>
          <w:sz w:val="28"/>
          <w:szCs w:val="24"/>
        </w:rPr>
      </w:pPr>
    </w:p>
    <w:p w:rsidR="00EC605B" w:rsidRPr="00972D58" w:rsidRDefault="00EC605B" w:rsidP="00972D58">
      <w:pPr>
        <w:jc w:val="right"/>
        <w:rPr>
          <w:rFonts w:asciiTheme="majorHAnsi" w:hAnsiTheme="majorHAnsi"/>
          <w:b/>
          <w:sz w:val="28"/>
          <w:szCs w:val="24"/>
        </w:rPr>
      </w:pPr>
      <w:proofErr w:type="gramStart"/>
      <w:r w:rsidRPr="00972D58">
        <w:rPr>
          <w:rFonts w:asciiTheme="majorHAnsi" w:hAnsiTheme="majorHAnsi"/>
          <w:sz w:val="28"/>
          <w:szCs w:val="24"/>
        </w:rPr>
        <w:t>by</w:t>
      </w:r>
      <w:proofErr w:type="gramEnd"/>
      <w:r w:rsidRPr="00972D58">
        <w:rPr>
          <w:rFonts w:asciiTheme="majorHAnsi" w:hAnsiTheme="majorHAnsi"/>
          <w:b/>
          <w:sz w:val="28"/>
          <w:szCs w:val="24"/>
        </w:rPr>
        <w:t xml:space="preserve"> </w:t>
      </w:r>
      <w:proofErr w:type="spellStart"/>
      <w:r w:rsidRPr="00972D58">
        <w:rPr>
          <w:rFonts w:asciiTheme="majorHAnsi" w:hAnsiTheme="majorHAnsi"/>
          <w:b/>
          <w:sz w:val="28"/>
          <w:szCs w:val="24"/>
        </w:rPr>
        <w:t>Biswas</w:t>
      </w:r>
      <w:proofErr w:type="spellEnd"/>
      <w:r w:rsidRPr="00972D58">
        <w:rPr>
          <w:rFonts w:asciiTheme="majorHAnsi" w:hAnsiTheme="majorHAnsi"/>
          <w:b/>
          <w:sz w:val="28"/>
          <w:szCs w:val="24"/>
        </w:rPr>
        <w:t xml:space="preserve"> Sharma</w:t>
      </w:r>
    </w:p>
    <w:p w:rsidR="00972D58" w:rsidRDefault="00972D58">
      <w:pPr>
        <w:rPr>
          <w:rFonts w:asciiTheme="majorHAnsi" w:hAnsiTheme="majorHAnsi"/>
          <w:sz w:val="24"/>
          <w:szCs w:val="24"/>
        </w:rPr>
      </w:pPr>
    </w:p>
    <w:p w:rsidR="00972D58" w:rsidRDefault="00972D58">
      <w:pPr>
        <w:rPr>
          <w:rFonts w:asciiTheme="majorHAnsi" w:hAnsiTheme="majorHAnsi"/>
          <w:sz w:val="24"/>
          <w:szCs w:val="24"/>
        </w:rPr>
      </w:pPr>
    </w:p>
    <w:p w:rsidR="00972D58" w:rsidRDefault="00972D58">
      <w:pPr>
        <w:rPr>
          <w:rFonts w:asciiTheme="majorHAnsi" w:hAnsiTheme="majorHAnsi"/>
          <w:sz w:val="24"/>
          <w:szCs w:val="24"/>
        </w:rPr>
      </w:pPr>
    </w:p>
    <w:p w:rsidR="00EC605B" w:rsidRPr="00972D58" w:rsidRDefault="00EC605B">
      <w:pPr>
        <w:rPr>
          <w:rFonts w:asciiTheme="majorHAnsi" w:hAnsiTheme="majorHAnsi"/>
          <w:b/>
          <w:sz w:val="24"/>
          <w:szCs w:val="24"/>
          <w:u w:val="single"/>
        </w:rPr>
      </w:pPr>
      <w:r w:rsidRPr="00972D58">
        <w:rPr>
          <w:rFonts w:asciiTheme="majorHAnsi" w:hAnsiTheme="majorHAnsi"/>
          <w:b/>
          <w:sz w:val="24"/>
          <w:szCs w:val="24"/>
        </w:rPr>
        <w:t>Sponsor: Dr. James Robert Masterson, Asst. Professor of Government, Morehead State University</w:t>
      </w:r>
      <w:r w:rsidRPr="00972D58">
        <w:rPr>
          <w:rFonts w:asciiTheme="majorHAnsi" w:hAnsiTheme="majorHAnsi"/>
          <w:b/>
          <w:sz w:val="24"/>
          <w:szCs w:val="24"/>
          <w:u w:val="single"/>
        </w:rPr>
        <w:br w:type="page"/>
      </w:r>
    </w:p>
    <w:p w:rsidR="006867D7" w:rsidRPr="00972D58" w:rsidRDefault="006867D7" w:rsidP="00262892">
      <w:pPr>
        <w:spacing w:after="120"/>
        <w:jc w:val="center"/>
        <w:outlineLvl w:val="2"/>
        <w:rPr>
          <w:rFonts w:asciiTheme="majorHAnsi" w:hAnsiTheme="majorHAnsi"/>
          <w:sz w:val="32"/>
          <w:szCs w:val="24"/>
          <w:u w:val="single"/>
        </w:rPr>
      </w:pPr>
      <w:r w:rsidRPr="00972D58">
        <w:rPr>
          <w:rFonts w:asciiTheme="majorHAnsi" w:hAnsiTheme="majorHAnsi"/>
          <w:sz w:val="32"/>
          <w:szCs w:val="24"/>
          <w:u w:val="single"/>
        </w:rPr>
        <w:lastRenderedPageBreak/>
        <w:t>Literature Review</w:t>
      </w:r>
    </w:p>
    <w:p w:rsidR="001827E2" w:rsidRPr="00972D58" w:rsidRDefault="001827E2" w:rsidP="00972D58">
      <w:pPr>
        <w:spacing w:after="120"/>
        <w:ind w:firstLine="720"/>
        <w:jc w:val="both"/>
        <w:outlineLvl w:val="0"/>
        <w:rPr>
          <w:rFonts w:asciiTheme="majorHAnsi" w:hAnsiTheme="majorHAnsi"/>
          <w:sz w:val="24"/>
          <w:szCs w:val="24"/>
        </w:rPr>
      </w:pPr>
      <w:r w:rsidRPr="00972D58">
        <w:rPr>
          <w:rFonts w:asciiTheme="majorHAnsi" w:hAnsiTheme="majorHAnsi"/>
          <w:sz w:val="24"/>
          <w:szCs w:val="24"/>
        </w:rPr>
        <w:t>On 11 January 2007, a kinetic kill vehicle launched by a Chinese missile destroyed a Chinese weather satellite orbiting 500 miles above the earth. Exactly three years later China conducted a test on ground-based midcourse missile interception technology within its territory. The same day the following year, while the U</w:t>
      </w:r>
      <w:r w:rsidR="00C870D0" w:rsidRPr="00972D58">
        <w:rPr>
          <w:rFonts w:asciiTheme="majorHAnsi" w:hAnsiTheme="majorHAnsi"/>
          <w:sz w:val="24"/>
          <w:szCs w:val="24"/>
        </w:rPr>
        <w:t xml:space="preserve">nited </w:t>
      </w:r>
      <w:r w:rsidRPr="00972D58">
        <w:rPr>
          <w:rFonts w:asciiTheme="majorHAnsi" w:hAnsiTheme="majorHAnsi"/>
          <w:sz w:val="24"/>
          <w:szCs w:val="24"/>
        </w:rPr>
        <w:t>S</w:t>
      </w:r>
      <w:r w:rsidR="00C870D0" w:rsidRPr="00972D58">
        <w:rPr>
          <w:rFonts w:asciiTheme="majorHAnsi" w:hAnsiTheme="majorHAnsi"/>
          <w:sz w:val="24"/>
          <w:szCs w:val="24"/>
        </w:rPr>
        <w:t>tates</w:t>
      </w:r>
      <w:r w:rsidRPr="00972D58">
        <w:rPr>
          <w:rFonts w:asciiTheme="majorHAnsi" w:hAnsiTheme="majorHAnsi"/>
          <w:sz w:val="24"/>
          <w:szCs w:val="24"/>
        </w:rPr>
        <w:t xml:space="preserve"> Secretary of Defense was visiting Beijing, the prototype J-20 stealth fighter made its first test flight. Back in March 2009, several Chinese government and civilian vessels and aircraft maneuvered in close proximity to two US Military Sealift Command ocean surveillance ships operating in international waters in the Yellow and South China Seas.</w:t>
      </w:r>
      <w:sdt>
        <w:sdtPr>
          <w:rPr>
            <w:rFonts w:asciiTheme="majorHAnsi" w:hAnsiTheme="majorHAnsi"/>
            <w:sz w:val="24"/>
            <w:szCs w:val="24"/>
          </w:rPr>
          <w:id w:val="-1921476363"/>
          <w:citation/>
        </w:sdtPr>
        <w:sdtContent>
          <w:r w:rsidR="001D45BA" w:rsidRPr="00972D58">
            <w:rPr>
              <w:rFonts w:asciiTheme="majorHAnsi" w:hAnsiTheme="majorHAnsi"/>
              <w:sz w:val="24"/>
              <w:szCs w:val="24"/>
            </w:rPr>
            <w:fldChar w:fldCharType="begin"/>
          </w:r>
          <w:r w:rsidR="001D45BA" w:rsidRPr="00972D58">
            <w:rPr>
              <w:rFonts w:asciiTheme="majorHAnsi" w:hAnsiTheme="majorHAnsi"/>
              <w:sz w:val="24"/>
              <w:szCs w:val="24"/>
            </w:rPr>
            <w:instrText xml:space="preserve">CITATION Bla12 \p 1 \l 1033 </w:instrText>
          </w:r>
          <w:r w:rsidR="001D45BA" w:rsidRPr="00972D58">
            <w:rPr>
              <w:rFonts w:asciiTheme="majorHAnsi" w:hAnsiTheme="majorHAnsi"/>
              <w:sz w:val="24"/>
              <w:szCs w:val="24"/>
            </w:rPr>
            <w:fldChar w:fldCharType="separate"/>
          </w:r>
          <w:r w:rsidR="001D45BA" w:rsidRPr="00972D58">
            <w:rPr>
              <w:rFonts w:asciiTheme="majorHAnsi" w:hAnsiTheme="majorHAnsi"/>
              <w:noProof/>
              <w:sz w:val="24"/>
              <w:szCs w:val="24"/>
            </w:rPr>
            <w:t xml:space="preserve"> (Blasko, 2012, p. 1)</w:t>
          </w:r>
          <w:r w:rsidR="001D45BA" w:rsidRPr="00972D58">
            <w:rPr>
              <w:rFonts w:asciiTheme="majorHAnsi" w:hAnsiTheme="majorHAnsi"/>
              <w:sz w:val="24"/>
              <w:szCs w:val="24"/>
            </w:rPr>
            <w:fldChar w:fldCharType="end"/>
          </w:r>
        </w:sdtContent>
      </w:sdt>
      <w:r w:rsidR="001D45BA" w:rsidRPr="00972D58">
        <w:rPr>
          <w:rFonts w:asciiTheme="majorHAnsi" w:hAnsiTheme="majorHAnsi"/>
          <w:sz w:val="24"/>
          <w:szCs w:val="24"/>
        </w:rPr>
        <w:t xml:space="preserve"> </w:t>
      </w:r>
      <w:r w:rsidRPr="00972D58">
        <w:rPr>
          <w:rFonts w:asciiTheme="majorHAnsi" w:hAnsiTheme="majorHAnsi"/>
          <w:sz w:val="24"/>
          <w:szCs w:val="24"/>
        </w:rPr>
        <w:t xml:space="preserve">In December 2008, Chinese hackers associated with the </w:t>
      </w:r>
      <w:r w:rsidR="00C870D0" w:rsidRPr="00972D58">
        <w:rPr>
          <w:rFonts w:asciiTheme="majorHAnsi" w:hAnsiTheme="majorHAnsi"/>
          <w:sz w:val="24"/>
          <w:szCs w:val="24"/>
        </w:rPr>
        <w:t>w</w:t>
      </w:r>
      <w:r w:rsidRPr="00972D58">
        <w:rPr>
          <w:rFonts w:asciiTheme="majorHAnsi" w:hAnsiTheme="majorHAnsi"/>
          <w:sz w:val="24"/>
          <w:szCs w:val="24"/>
        </w:rPr>
        <w:t xml:space="preserve">eb group hack4.com staged politically motivated </w:t>
      </w:r>
      <w:r w:rsidR="00C870D0" w:rsidRPr="00972D58">
        <w:rPr>
          <w:rFonts w:asciiTheme="majorHAnsi" w:hAnsiTheme="majorHAnsi"/>
          <w:sz w:val="24"/>
          <w:szCs w:val="24"/>
        </w:rPr>
        <w:t>w</w:t>
      </w:r>
      <w:r w:rsidRPr="00972D58">
        <w:rPr>
          <w:rFonts w:asciiTheme="majorHAnsi" w:hAnsiTheme="majorHAnsi"/>
          <w:sz w:val="24"/>
          <w:szCs w:val="24"/>
        </w:rPr>
        <w:t>eb defacements on French Embassies in the US, United Kingdom, China, and Canada after French President Sarkozy’s visit with the Dalai Lama.</w:t>
      </w:r>
      <w:sdt>
        <w:sdtPr>
          <w:rPr>
            <w:rFonts w:asciiTheme="majorHAnsi" w:hAnsiTheme="majorHAnsi"/>
            <w:sz w:val="24"/>
            <w:szCs w:val="24"/>
          </w:rPr>
          <w:id w:val="-1320874323"/>
          <w:citation/>
        </w:sdtPr>
        <w:sdtContent>
          <w:r w:rsidR="001D45BA" w:rsidRPr="00972D58">
            <w:rPr>
              <w:rFonts w:asciiTheme="majorHAnsi" w:hAnsiTheme="majorHAnsi"/>
              <w:sz w:val="24"/>
              <w:szCs w:val="24"/>
            </w:rPr>
            <w:fldChar w:fldCharType="begin"/>
          </w:r>
          <w:r w:rsidR="001D45BA" w:rsidRPr="00972D58">
            <w:rPr>
              <w:rFonts w:asciiTheme="majorHAnsi" w:hAnsiTheme="majorHAnsi"/>
              <w:sz w:val="24"/>
              <w:szCs w:val="24"/>
            </w:rPr>
            <w:instrText xml:space="preserve">CITATION Kre09 \p 39 \l 1033 </w:instrText>
          </w:r>
          <w:r w:rsidR="001D45BA" w:rsidRPr="00972D58">
            <w:rPr>
              <w:rFonts w:asciiTheme="majorHAnsi" w:hAnsiTheme="majorHAnsi"/>
              <w:sz w:val="24"/>
              <w:szCs w:val="24"/>
            </w:rPr>
            <w:fldChar w:fldCharType="separate"/>
          </w:r>
          <w:r w:rsidR="001D45BA" w:rsidRPr="00972D58">
            <w:rPr>
              <w:rFonts w:asciiTheme="majorHAnsi" w:hAnsiTheme="majorHAnsi"/>
              <w:noProof/>
              <w:sz w:val="24"/>
              <w:szCs w:val="24"/>
            </w:rPr>
            <w:t xml:space="preserve"> (Krekel, 2009, p. 39)</w:t>
          </w:r>
          <w:r w:rsidR="001D45BA" w:rsidRPr="00972D58">
            <w:rPr>
              <w:rFonts w:asciiTheme="majorHAnsi" w:hAnsiTheme="majorHAnsi"/>
              <w:sz w:val="24"/>
              <w:szCs w:val="24"/>
            </w:rPr>
            <w:fldChar w:fldCharType="end"/>
          </w:r>
        </w:sdtContent>
      </w:sdt>
      <w:r w:rsidRPr="00972D58">
        <w:rPr>
          <w:rFonts w:asciiTheme="majorHAnsi" w:hAnsiTheme="majorHAnsi"/>
          <w:sz w:val="24"/>
          <w:szCs w:val="24"/>
        </w:rPr>
        <w:t xml:space="preserve"> </w:t>
      </w:r>
    </w:p>
    <w:p w:rsidR="001827E2" w:rsidRPr="00972D58" w:rsidRDefault="001827E2" w:rsidP="00972D58">
      <w:pPr>
        <w:spacing w:after="120"/>
        <w:ind w:firstLine="720"/>
        <w:jc w:val="both"/>
        <w:outlineLvl w:val="0"/>
        <w:rPr>
          <w:rFonts w:asciiTheme="majorHAnsi" w:hAnsiTheme="majorHAnsi"/>
          <w:sz w:val="24"/>
          <w:szCs w:val="24"/>
        </w:rPr>
      </w:pPr>
      <w:r w:rsidRPr="00972D58">
        <w:rPr>
          <w:rFonts w:asciiTheme="majorHAnsi" w:hAnsiTheme="majorHAnsi"/>
          <w:sz w:val="24"/>
          <w:szCs w:val="24"/>
        </w:rPr>
        <w:t xml:space="preserve">Over the past decade, China’s military has benefitted from robust investment in modern hardware and technology. Many </w:t>
      </w:r>
      <w:r w:rsidR="002C3A81" w:rsidRPr="00972D58">
        <w:rPr>
          <w:rFonts w:asciiTheme="majorHAnsi" w:hAnsiTheme="majorHAnsi"/>
          <w:sz w:val="24"/>
          <w:szCs w:val="24"/>
        </w:rPr>
        <w:t xml:space="preserve">of its </w:t>
      </w:r>
      <w:r w:rsidRPr="00972D58">
        <w:rPr>
          <w:rFonts w:asciiTheme="majorHAnsi" w:hAnsiTheme="majorHAnsi"/>
          <w:sz w:val="24"/>
          <w:szCs w:val="24"/>
        </w:rPr>
        <w:t>modern systems have reached maturity and others will become operational in the next few years.</w:t>
      </w:r>
      <w:sdt>
        <w:sdtPr>
          <w:rPr>
            <w:rFonts w:asciiTheme="majorHAnsi" w:hAnsiTheme="majorHAnsi"/>
            <w:sz w:val="24"/>
            <w:szCs w:val="24"/>
          </w:rPr>
          <w:id w:val="-527800756"/>
          <w:citation/>
        </w:sdtPr>
        <w:sdtContent>
          <w:r w:rsidR="001D45BA"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ANN11 \p 1 \l 1033 </w:instrText>
          </w:r>
          <w:r w:rsidR="001D45BA"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(ANNUAL REPORT TO CONGRESS: Military and Security Developments Involving the People's Republic of China, 2011, p. 1)</w:t>
          </w:r>
          <w:r w:rsidR="001D45BA" w:rsidRPr="00972D58">
            <w:rPr>
              <w:rFonts w:asciiTheme="majorHAnsi" w:hAnsiTheme="majorHAnsi"/>
              <w:sz w:val="24"/>
              <w:szCs w:val="24"/>
            </w:rPr>
            <w:fldChar w:fldCharType="end"/>
          </w:r>
        </w:sdtContent>
      </w:sdt>
      <w:r w:rsidRPr="00972D58">
        <w:rPr>
          <w:rFonts w:asciiTheme="majorHAnsi" w:hAnsiTheme="majorHAnsi"/>
          <w:sz w:val="24"/>
          <w:szCs w:val="24"/>
        </w:rPr>
        <w:t xml:space="preserve"> </w:t>
      </w:r>
      <w:r w:rsidR="002C3A81" w:rsidRPr="00972D58">
        <w:rPr>
          <w:rFonts w:asciiTheme="majorHAnsi" w:hAnsiTheme="majorHAnsi"/>
          <w:sz w:val="24"/>
          <w:szCs w:val="24"/>
        </w:rPr>
        <w:t xml:space="preserve">China’s rise to a state of an Eastern superpower, and a possible rise as a direct competitor to the United States in the future, has been a topic of frequent discussions and speculations </w:t>
      </w:r>
      <w:r w:rsidR="004C4104" w:rsidRPr="00972D58">
        <w:rPr>
          <w:rFonts w:asciiTheme="majorHAnsi" w:hAnsiTheme="majorHAnsi"/>
          <w:sz w:val="24"/>
          <w:szCs w:val="24"/>
        </w:rPr>
        <w:t>among analysts and military experts.</w:t>
      </w:r>
    </w:p>
    <w:p w:rsidR="001A32B5" w:rsidRPr="00972D58" w:rsidRDefault="001A32B5" w:rsidP="00972D58">
      <w:pPr>
        <w:spacing w:after="120"/>
        <w:ind w:firstLine="720"/>
        <w:jc w:val="both"/>
        <w:outlineLvl w:val="2"/>
        <w:rPr>
          <w:rFonts w:asciiTheme="majorHAnsi" w:hAnsiTheme="majorHAnsi"/>
          <w:sz w:val="24"/>
          <w:szCs w:val="24"/>
        </w:rPr>
      </w:pPr>
      <w:r w:rsidRPr="00972D58">
        <w:rPr>
          <w:rFonts w:asciiTheme="majorHAnsi" w:hAnsiTheme="majorHAnsi"/>
          <w:sz w:val="24"/>
          <w:szCs w:val="24"/>
        </w:rPr>
        <w:t xml:space="preserve">In his article </w:t>
      </w:r>
      <w:r w:rsidRPr="00972D58">
        <w:rPr>
          <w:rFonts w:asciiTheme="majorHAnsi" w:hAnsiTheme="majorHAnsi"/>
          <w:i/>
          <w:sz w:val="24"/>
          <w:szCs w:val="24"/>
        </w:rPr>
        <w:t>China’s regional Military Posture</w:t>
      </w:r>
      <w:r w:rsidRPr="00972D58">
        <w:rPr>
          <w:rFonts w:asciiTheme="majorHAnsi" w:hAnsiTheme="majorHAnsi"/>
          <w:sz w:val="24"/>
          <w:szCs w:val="24"/>
        </w:rPr>
        <w:t xml:space="preserve">, Michael D. </w:t>
      </w:r>
      <w:proofErr w:type="spellStart"/>
      <w:r w:rsidRPr="00972D58">
        <w:rPr>
          <w:rFonts w:asciiTheme="majorHAnsi" w:hAnsiTheme="majorHAnsi"/>
          <w:sz w:val="24"/>
          <w:szCs w:val="24"/>
        </w:rPr>
        <w:t>Swaine</w:t>
      </w:r>
      <w:proofErr w:type="spellEnd"/>
      <w:r w:rsidRPr="00972D58">
        <w:rPr>
          <w:rFonts w:asciiTheme="majorHAnsi" w:hAnsiTheme="majorHAnsi"/>
          <w:sz w:val="24"/>
          <w:szCs w:val="24"/>
        </w:rPr>
        <w:t xml:space="preserve"> asse</w:t>
      </w:r>
      <w:r w:rsidR="004C4104" w:rsidRPr="00972D58">
        <w:rPr>
          <w:rFonts w:asciiTheme="majorHAnsi" w:hAnsiTheme="majorHAnsi"/>
          <w:sz w:val="24"/>
          <w:szCs w:val="24"/>
        </w:rPr>
        <w:t>s</w:t>
      </w:r>
      <w:r w:rsidRPr="00972D58">
        <w:rPr>
          <w:rFonts w:asciiTheme="majorHAnsi" w:hAnsiTheme="majorHAnsi"/>
          <w:sz w:val="24"/>
          <w:szCs w:val="24"/>
        </w:rPr>
        <w:t>s</w:t>
      </w:r>
      <w:r w:rsidR="004C4104" w:rsidRPr="00972D58">
        <w:rPr>
          <w:rFonts w:asciiTheme="majorHAnsi" w:hAnsiTheme="majorHAnsi"/>
          <w:sz w:val="24"/>
          <w:szCs w:val="24"/>
        </w:rPr>
        <w:t>es</w:t>
      </w:r>
      <w:r w:rsidRPr="00972D58">
        <w:rPr>
          <w:rFonts w:asciiTheme="majorHAnsi" w:hAnsiTheme="majorHAnsi"/>
          <w:sz w:val="24"/>
          <w:szCs w:val="24"/>
        </w:rPr>
        <w:t xml:space="preserve"> the current and future significan</w:t>
      </w:r>
      <w:r w:rsidR="004C4104" w:rsidRPr="00972D58">
        <w:rPr>
          <w:rFonts w:asciiTheme="majorHAnsi" w:hAnsiTheme="majorHAnsi"/>
          <w:sz w:val="24"/>
          <w:szCs w:val="24"/>
        </w:rPr>
        <w:t>ce</w:t>
      </w:r>
      <w:r w:rsidRPr="00972D58">
        <w:rPr>
          <w:rFonts w:asciiTheme="majorHAnsi" w:hAnsiTheme="majorHAnsi"/>
          <w:sz w:val="24"/>
          <w:szCs w:val="24"/>
        </w:rPr>
        <w:t xml:space="preserve"> of China’s regional military posture. He </w:t>
      </w:r>
      <w:r w:rsidR="004C4104" w:rsidRPr="00972D58">
        <w:rPr>
          <w:rFonts w:asciiTheme="majorHAnsi" w:hAnsiTheme="majorHAnsi"/>
          <w:sz w:val="24"/>
          <w:szCs w:val="24"/>
        </w:rPr>
        <w:t>interprets</w:t>
      </w:r>
      <w:r w:rsidRPr="00972D58">
        <w:rPr>
          <w:rFonts w:asciiTheme="majorHAnsi" w:hAnsiTheme="majorHAnsi"/>
          <w:sz w:val="24"/>
          <w:szCs w:val="24"/>
        </w:rPr>
        <w:t xml:space="preserve"> China’s defense policy objective</w:t>
      </w:r>
      <w:r w:rsidR="004C4104" w:rsidRPr="00972D58">
        <w:rPr>
          <w:rFonts w:asciiTheme="majorHAnsi" w:hAnsiTheme="majorHAnsi"/>
          <w:sz w:val="24"/>
          <w:szCs w:val="24"/>
        </w:rPr>
        <w:t>,</w:t>
      </w:r>
      <w:r w:rsidRPr="00972D58">
        <w:rPr>
          <w:rFonts w:asciiTheme="majorHAnsi" w:hAnsiTheme="majorHAnsi"/>
          <w:sz w:val="24"/>
          <w:szCs w:val="24"/>
        </w:rPr>
        <w:t xml:space="preserve"> major features of China’s military capabilities and </w:t>
      </w:r>
      <w:r w:rsidR="00C870D0" w:rsidRPr="00972D58">
        <w:rPr>
          <w:rFonts w:asciiTheme="majorHAnsi" w:hAnsiTheme="majorHAnsi"/>
          <w:sz w:val="24"/>
          <w:szCs w:val="24"/>
        </w:rPr>
        <w:t xml:space="preserve">its </w:t>
      </w:r>
      <w:r w:rsidR="004C4104" w:rsidRPr="00972D58">
        <w:rPr>
          <w:rFonts w:asciiTheme="majorHAnsi" w:hAnsiTheme="majorHAnsi"/>
          <w:sz w:val="24"/>
          <w:szCs w:val="24"/>
        </w:rPr>
        <w:t xml:space="preserve">engagement </w:t>
      </w:r>
      <w:r w:rsidRPr="00972D58">
        <w:rPr>
          <w:rFonts w:asciiTheme="majorHAnsi" w:hAnsiTheme="majorHAnsi"/>
          <w:sz w:val="24"/>
          <w:szCs w:val="24"/>
        </w:rPr>
        <w:t>in Asia</w:t>
      </w:r>
      <w:r w:rsidR="004C4104" w:rsidRPr="00972D58">
        <w:rPr>
          <w:rFonts w:asciiTheme="majorHAnsi" w:hAnsiTheme="majorHAnsi"/>
          <w:sz w:val="24"/>
          <w:szCs w:val="24"/>
        </w:rPr>
        <w:t xml:space="preserve"> and</w:t>
      </w:r>
      <w:r w:rsidRPr="00972D58">
        <w:rPr>
          <w:rFonts w:asciiTheme="majorHAnsi" w:hAnsiTheme="majorHAnsi"/>
          <w:sz w:val="24"/>
          <w:szCs w:val="24"/>
        </w:rPr>
        <w:t xml:space="preserve"> analyzes </w:t>
      </w:r>
      <w:r w:rsidR="004C4104" w:rsidRPr="00972D58">
        <w:rPr>
          <w:rFonts w:asciiTheme="majorHAnsi" w:hAnsiTheme="majorHAnsi"/>
          <w:sz w:val="24"/>
          <w:szCs w:val="24"/>
        </w:rPr>
        <w:t>its</w:t>
      </w:r>
      <w:r w:rsidRPr="00972D58">
        <w:rPr>
          <w:rFonts w:asciiTheme="majorHAnsi" w:hAnsiTheme="majorHAnsi"/>
          <w:sz w:val="24"/>
          <w:szCs w:val="24"/>
        </w:rPr>
        <w:t xml:space="preserve"> possible implications for Asian security. </w:t>
      </w:r>
      <w:proofErr w:type="spellStart"/>
      <w:r w:rsidRPr="00972D58">
        <w:rPr>
          <w:rFonts w:asciiTheme="majorHAnsi" w:hAnsiTheme="majorHAnsi"/>
          <w:sz w:val="24"/>
          <w:szCs w:val="24"/>
        </w:rPr>
        <w:t>Swaine</w:t>
      </w:r>
      <w:proofErr w:type="spellEnd"/>
      <w:r w:rsidRPr="00972D58">
        <w:rPr>
          <w:rFonts w:asciiTheme="majorHAnsi" w:hAnsiTheme="majorHAnsi"/>
          <w:sz w:val="24"/>
          <w:szCs w:val="24"/>
        </w:rPr>
        <w:t xml:space="preserve"> </w:t>
      </w:r>
      <w:r w:rsidR="004C4104" w:rsidRPr="00972D58">
        <w:rPr>
          <w:rFonts w:asciiTheme="majorHAnsi" w:hAnsiTheme="majorHAnsi"/>
          <w:sz w:val="24"/>
          <w:szCs w:val="24"/>
        </w:rPr>
        <w:t xml:space="preserve">evaluates some </w:t>
      </w:r>
      <w:r w:rsidRPr="00972D58">
        <w:rPr>
          <w:rFonts w:asciiTheme="majorHAnsi" w:hAnsiTheme="majorHAnsi"/>
          <w:sz w:val="24"/>
          <w:szCs w:val="24"/>
        </w:rPr>
        <w:t>fundamental defense objectives</w:t>
      </w:r>
      <w:r w:rsidR="004C4104" w:rsidRPr="00972D58">
        <w:rPr>
          <w:rFonts w:asciiTheme="majorHAnsi" w:hAnsiTheme="majorHAnsi"/>
          <w:sz w:val="24"/>
          <w:szCs w:val="24"/>
        </w:rPr>
        <w:t xml:space="preserve"> of the PLA in Asia</w:t>
      </w:r>
      <w:r w:rsidRPr="00972D58">
        <w:rPr>
          <w:rFonts w:asciiTheme="majorHAnsi" w:hAnsiTheme="majorHAnsi"/>
          <w:sz w:val="24"/>
          <w:szCs w:val="24"/>
        </w:rPr>
        <w:t xml:space="preserve">. First, Chinese forces are deployed to deter or defeat possible threats or attacks directed against China’s heartland. Second, it is designated to deal with a range of possible “local war” conflict scenarios that might occur along </w:t>
      </w:r>
      <w:r w:rsidR="004C4104" w:rsidRPr="00972D58">
        <w:rPr>
          <w:rFonts w:asciiTheme="majorHAnsi" w:hAnsiTheme="majorHAnsi"/>
          <w:sz w:val="24"/>
          <w:szCs w:val="24"/>
        </w:rPr>
        <w:t>its maritime periphery</w:t>
      </w:r>
      <w:r w:rsidRPr="00972D58">
        <w:rPr>
          <w:rFonts w:asciiTheme="majorHAnsi" w:hAnsiTheme="majorHAnsi"/>
          <w:sz w:val="24"/>
          <w:szCs w:val="24"/>
        </w:rPr>
        <w:t xml:space="preserve">. Third, China’s military posture is also intended to support </w:t>
      </w:r>
      <w:r w:rsidR="004C4104" w:rsidRPr="00972D58">
        <w:rPr>
          <w:rFonts w:asciiTheme="majorHAnsi" w:hAnsiTheme="majorHAnsi"/>
          <w:sz w:val="24"/>
          <w:szCs w:val="24"/>
        </w:rPr>
        <w:t xml:space="preserve">its </w:t>
      </w:r>
      <w:r w:rsidRPr="00972D58">
        <w:rPr>
          <w:rFonts w:asciiTheme="majorHAnsi" w:hAnsiTheme="majorHAnsi"/>
          <w:sz w:val="24"/>
          <w:szCs w:val="24"/>
        </w:rPr>
        <w:t xml:space="preserve">foreign policy and </w:t>
      </w:r>
      <w:r w:rsidR="004C4104" w:rsidRPr="00972D58">
        <w:rPr>
          <w:rFonts w:asciiTheme="majorHAnsi" w:hAnsiTheme="majorHAnsi"/>
          <w:sz w:val="24"/>
          <w:szCs w:val="24"/>
        </w:rPr>
        <w:t>increasing role</w:t>
      </w:r>
      <w:r w:rsidRPr="00972D58">
        <w:rPr>
          <w:rFonts w:asciiTheme="majorHAnsi" w:hAnsiTheme="majorHAnsi"/>
          <w:sz w:val="24"/>
          <w:szCs w:val="24"/>
        </w:rPr>
        <w:t xml:space="preserve"> in Asia.</w:t>
      </w:r>
    </w:p>
    <w:p w:rsidR="001A32B5" w:rsidRPr="00972D58" w:rsidRDefault="004C4104" w:rsidP="00972D58">
      <w:pPr>
        <w:spacing w:after="120"/>
        <w:ind w:firstLine="720"/>
        <w:jc w:val="both"/>
        <w:outlineLvl w:val="2"/>
        <w:rPr>
          <w:rFonts w:asciiTheme="majorHAnsi" w:hAnsiTheme="majorHAnsi"/>
          <w:sz w:val="24"/>
          <w:szCs w:val="24"/>
        </w:rPr>
      </w:pPr>
      <w:proofErr w:type="spellStart"/>
      <w:r w:rsidRPr="00972D58">
        <w:rPr>
          <w:rFonts w:asciiTheme="majorHAnsi" w:hAnsiTheme="majorHAnsi"/>
          <w:sz w:val="24"/>
          <w:szCs w:val="24"/>
        </w:rPr>
        <w:t>Swaine</w:t>
      </w:r>
      <w:proofErr w:type="spellEnd"/>
      <w:r w:rsidRPr="00972D58">
        <w:rPr>
          <w:rFonts w:asciiTheme="majorHAnsi" w:hAnsiTheme="majorHAnsi"/>
          <w:sz w:val="24"/>
          <w:szCs w:val="24"/>
        </w:rPr>
        <w:t xml:space="preserve"> evaluates the PLA’s status as being</w:t>
      </w:r>
      <w:r w:rsidR="001A32B5" w:rsidRPr="00972D58">
        <w:rPr>
          <w:rFonts w:asciiTheme="majorHAnsi" w:hAnsiTheme="majorHAnsi"/>
          <w:sz w:val="24"/>
          <w:szCs w:val="24"/>
        </w:rPr>
        <w:t xml:space="preserve"> capab</w:t>
      </w:r>
      <w:r w:rsidRPr="00972D58">
        <w:rPr>
          <w:rFonts w:asciiTheme="majorHAnsi" w:hAnsiTheme="majorHAnsi"/>
          <w:sz w:val="24"/>
          <w:szCs w:val="24"/>
        </w:rPr>
        <w:t>le</w:t>
      </w:r>
      <w:r w:rsidR="001A32B5" w:rsidRPr="00972D58">
        <w:rPr>
          <w:rFonts w:asciiTheme="majorHAnsi" w:hAnsiTheme="majorHAnsi"/>
          <w:sz w:val="24"/>
          <w:szCs w:val="24"/>
        </w:rPr>
        <w:t xml:space="preserve"> to </w:t>
      </w:r>
      <w:r w:rsidR="00B2524C" w:rsidRPr="00972D58">
        <w:rPr>
          <w:rFonts w:asciiTheme="majorHAnsi" w:hAnsiTheme="majorHAnsi"/>
          <w:sz w:val="24"/>
          <w:szCs w:val="24"/>
        </w:rPr>
        <w:t>pursue</w:t>
      </w:r>
      <w:r w:rsidR="001A32B5" w:rsidRPr="00972D58">
        <w:rPr>
          <w:rFonts w:asciiTheme="majorHAnsi" w:hAnsiTheme="majorHAnsi"/>
          <w:sz w:val="24"/>
          <w:szCs w:val="24"/>
        </w:rPr>
        <w:t xml:space="preserve"> </w:t>
      </w:r>
      <w:r w:rsidRPr="00972D58">
        <w:rPr>
          <w:rFonts w:asciiTheme="majorHAnsi" w:hAnsiTheme="majorHAnsi"/>
          <w:sz w:val="24"/>
          <w:szCs w:val="24"/>
        </w:rPr>
        <w:t xml:space="preserve">in-depth operations </w:t>
      </w:r>
      <w:r w:rsidR="001A32B5" w:rsidRPr="00972D58">
        <w:rPr>
          <w:rFonts w:asciiTheme="majorHAnsi" w:hAnsiTheme="majorHAnsi"/>
          <w:sz w:val="24"/>
          <w:szCs w:val="24"/>
        </w:rPr>
        <w:t xml:space="preserve">against any </w:t>
      </w:r>
      <w:r w:rsidR="00B2524C" w:rsidRPr="00972D58">
        <w:rPr>
          <w:rFonts w:asciiTheme="majorHAnsi" w:hAnsiTheme="majorHAnsi"/>
          <w:sz w:val="24"/>
          <w:szCs w:val="24"/>
        </w:rPr>
        <w:t>plausible</w:t>
      </w:r>
      <w:r w:rsidR="001A32B5" w:rsidRPr="00972D58">
        <w:rPr>
          <w:rFonts w:asciiTheme="majorHAnsi" w:hAnsiTheme="majorHAnsi"/>
          <w:sz w:val="24"/>
          <w:szCs w:val="24"/>
        </w:rPr>
        <w:t xml:space="preserve"> effort to invade </w:t>
      </w:r>
      <w:r w:rsidR="00B2524C" w:rsidRPr="00972D58">
        <w:rPr>
          <w:rFonts w:asciiTheme="majorHAnsi" w:hAnsiTheme="majorHAnsi"/>
          <w:sz w:val="24"/>
          <w:szCs w:val="24"/>
        </w:rPr>
        <w:t xml:space="preserve">the </w:t>
      </w:r>
      <w:r w:rsidR="001A32B5" w:rsidRPr="00972D58">
        <w:rPr>
          <w:rFonts w:asciiTheme="majorHAnsi" w:hAnsiTheme="majorHAnsi"/>
          <w:sz w:val="24"/>
          <w:szCs w:val="24"/>
        </w:rPr>
        <w:t>Chinese territory</w:t>
      </w:r>
      <w:r w:rsidR="00B2524C" w:rsidRPr="00972D58">
        <w:rPr>
          <w:rFonts w:asciiTheme="majorHAnsi" w:hAnsiTheme="majorHAnsi"/>
          <w:sz w:val="24"/>
          <w:szCs w:val="24"/>
        </w:rPr>
        <w:t xml:space="preserve">, </w:t>
      </w:r>
      <w:r w:rsidR="001A32B5" w:rsidRPr="00972D58">
        <w:rPr>
          <w:rFonts w:asciiTheme="majorHAnsi" w:hAnsiTheme="majorHAnsi"/>
          <w:sz w:val="24"/>
          <w:szCs w:val="24"/>
        </w:rPr>
        <w:t>eff</w:t>
      </w:r>
      <w:r w:rsidR="00B2524C" w:rsidRPr="00972D58">
        <w:rPr>
          <w:rFonts w:asciiTheme="majorHAnsi" w:hAnsiTheme="majorHAnsi"/>
          <w:sz w:val="24"/>
          <w:szCs w:val="24"/>
        </w:rPr>
        <w:t>i</w:t>
      </w:r>
      <w:r w:rsidR="001A32B5" w:rsidRPr="00972D58">
        <w:rPr>
          <w:rFonts w:asciiTheme="majorHAnsi" w:hAnsiTheme="majorHAnsi"/>
          <w:sz w:val="24"/>
          <w:szCs w:val="24"/>
        </w:rPr>
        <w:t>c</w:t>
      </w:r>
      <w:r w:rsidR="00B2524C" w:rsidRPr="00972D58">
        <w:rPr>
          <w:rFonts w:asciiTheme="majorHAnsi" w:hAnsiTheme="majorHAnsi"/>
          <w:sz w:val="24"/>
          <w:szCs w:val="24"/>
        </w:rPr>
        <w:t>ient</w:t>
      </w:r>
      <w:r w:rsidR="001A32B5" w:rsidRPr="00972D58">
        <w:rPr>
          <w:rFonts w:asciiTheme="majorHAnsi" w:hAnsiTheme="majorHAnsi"/>
          <w:sz w:val="24"/>
          <w:szCs w:val="24"/>
        </w:rPr>
        <w:t xml:space="preserve"> </w:t>
      </w:r>
      <w:r w:rsidR="00B2524C" w:rsidRPr="00972D58">
        <w:rPr>
          <w:rFonts w:asciiTheme="majorHAnsi" w:hAnsiTheme="majorHAnsi"/>
          <w:sz w:val="24"/>
          <w:szCs w:val="24"/>
        </w:rPr>
        <w:t xml:space="preserve">to demonstrate </w:t>
      </w:r>
      <w:r w:rsidR="001A32B5" w:rsidRPr="00972D58">
        <w:rPr>
          <w:rFonts w:asciiTheme="majorHAnsi" w:hAnsiTheme="majorHAnsi"/>
          <w:sz w:val="24"/>
          <w:szCs w:val="24"/>
        </w:rPr>
        <w:t>power projection across land borders against smaller regional power to withi</w:t>
      </w:r>
      <w:r w:rsidR="00B2524C" w:rsidRPr="00972D58">
        <w:rPr>
          <w:rFonts w:asciiTheme="majorHAnsi" w:hAnsiTheme="majorHAnsi"/>
          <w:sz w:val="24"/>
          <w:szCs w:val="24"/>
        </w:rPr>
        <w:t xml:space="preserve">n </w:t>
      </w:r>
      <w:r w:rsidR="001A32B5" w:rsidRPr="00972D58">
        <w:rPr>
          <w:rFonts w:asciiTheme="majorHAnsi" w:hAnsiTheme="majorHAnsi"/>
          <w:sz w:val="24"/>
          <w:szCs w:val="24"/>
        </w:rPr>
        <w:t>100</w:t>
      </w:r>
      <w:r w:rsidR="00B2524C" w:rsidRPr="00972D58">
        <w:rPr>
          <w:rFonts w:asciiTheme="majorHAnsi" w:hAnsiTheme="majorHAnsi"/>
          <w:sz w:val="24"/>
          <w:szCs w:val="24"/>
        </w:rPr>
        <w:t xml:space="preserve"> km of proximity and able</w:t>
      </w:r>
      <w:r w:rsidR="001A32B5" w:rsidRPr="00972D58">
        <w:rPr>
          <w:rFonts w:asciiTheme="majorHAnsi" w:hAnsiTheme="majorHAnsi"/>
          <w:sz w:val="24"/>
          <w:szCs w:val="24"/>
        </w:rPr>
        <w:t xml:space="preserve"> to dislodge smaller regional power</w:t>
      </w:r>
      <w:r w:rsidR="00B2524C" w:rsidRPr="00972D58">
        <w:rPr>
          <w:rFonts w:asciiTheme="majorHAnsi" w:hAnsiTheme="majorHAnsi"/>
          <w:sz w:val="24"/>
          <w:szCs w:val="24"/>
        </w:rPr>
        <w:t>s</w:t>
      </w:r>
      <w:r w:rsidR="001A32B5" w:rsidRPr="00972D58">
        <w:rPr>
          <w:rFonts w:asciiTheme="majorHAnsi" w:hAnsiTheme="majorHAnsi"/>
          <w:sz w:val="24"/>
          <w:szCs w:val="24"/>
        </w:rPr>
        <w:t xml:space="preserve"> from nearby dispute</w:t>
      </w:r>
      <w:r w:rsidR="00B2524C" w:rsidRPr="00972D58">
        <w:rPr>
          <w:rFonts w:asciiTheme="majorHAnsi" w:hAnsiTheme="majorHAnsi"/>
          <w:sz w:val="24"/>
          <w:szCs w:val="24"/>
        </w:rPr>
        <w:t>d</w:t>
      </w:r>
      <w:r w:rsidR="001A32B5" w:rsidRPr="00972D58">
        <w:rPr>
          <w:rFonts w:asciiTheme="majorHAnsi" w:hAnsiTheme="majorHAnsi"/>
          <w:sz w:val="24"/>
          <w:szCs w:val="24"/>
        </w:rPr>
        <w:t xml:space="preserve"> land</w:t>
      </w:r>
      <w:r w:rsidR="00B2524C" w:rsidRPr="00972D58">
        <w:rPr>
          <w:rFonts w:asciiTheme="majorHAnsi" w:hAnsiTheme="majorHAnsi"/>
          <w:sz w:val="24"/>
          <w:szCs w:val="24"/>
        </w:rPr>
        <w:t>s</w:t>
      </w:r>
      <w:r w:rsidR="001A32B5" w:rsidRPr="00972D58">
        <w:rPr>
          <w:rFonts w:asciiTheme="majorHAnsi" w:hAnsiTheme="majorHAnsi"/>
          <w:sz w:val="24"/>
          <w:szCs w:val="24"/>
        </w:rPr>
        <w:t xml:space="preserve"> and</w:t>
      </w:r>
      <w:r w:rsidR="00B2524C" w:rsidRPr="00972D58">
        <w:rPr>
          <w:rFonts w:asciiTheme="majorHAnsi" w:hAnsiTheme="majorHAnsi"/>
          <w:sz w:val="24"/>
          <w:szCs w:val="24"/>
        </w:rPr>
        <w:t>/or</w:t>
      </w:r>
      <w:r w:rsidR="001A32B5" w:rsidRPr="00972D58">
        <w:rPr>
          <w:rFonts w:asciiTheme="majorHAnsi" w:hAnsiTheme="majorHAnsi"/>
          <w:sz w:val="24"/>
          <w:szCs w:val="24"/>
        </w:rPr>
        <w:t xml:space="preserve"> maritime territories. </w:t>
      </w:r>
      <w:proofErr w:type="spellStart"/>
      <w:r w:rsidR="001A32B5" w:rsidRPr="00972D58">
        <w:rPr>
          <w:rFonts w:asciiTheme="majorHAnsi" w:hAnsiTheme="majorHAnsi"/>
          <w:sz w:val="24"/>
          <w:szCs w:val="24"/>
        </w:rPr>
        <w:t>Swaine</w:t>
      </w:r>
      <w:proofErr w:type="spellEnd"/>
      <w:r w:rsidR="001A32B5" w:rsidRPr="00972D58">
        <w:rPr>
          <w:rFonts w:asciiTheme="majorHAnsi" w:hAnsiTheme="majorHAnsi"/>
          <w:sz w:val="24"/>
          <w:szCs w:val="24"/>
        </w:rPr>
        <w:t xml:space="preserve"> </w:t>
      </w:r>
      <w:r w:rsidR="00B2524C" w:rsidRPr="00972D58">
        <w:rPr>
          <w:rFonts w:asciiTheme="majorHAnsi" w:hAnsiTheme="majorHAnsi"/>
          <w:sz w:val="24"/>
          <w:szCs w:val="24"/>
        </w:rPr>
        <w:t>argues, however, that PRC’s counterparts</w:t>
      </w:r>
      <w:r w:rsidR="001A32B5" w:rsidRPr="00972D58">
        <w:rPr>
          <w:rFonts w:asciiTheme="majorHAnsi" w:hAnsiTheme="majorHAnsi"/>
          <w:sz w:val="24"/>
          <w:szCs w:val="24"/>
        </w:rPr>
        <w:t xml:space="preserve"> in Asia don’t </w:t>
      </w:r>
      <w:r w:rsidR="00B2524C" w:rsidRPr="00972D58">
        <w:rPr>
          <w:rFonts w:asciiTheme="majorHAnsi" w:hAnsiTheme="majorHAnsi"/>
          <w:sz w:val="24"/>
          <w:szCs w:val="24"/>
        </w:rPr>
        <w:t xml:space="preserve">see its ongoing modernization </w:t>
      </w:r>
      <w:r w:rsidR="001A32B5" w:rsidRPr="00972D58">
        <w:rPr>
          <w:rFonts w:asciiTheme="majorHAnsi" w:hAnsiTheme="majorHAnsi"/>
          <w:sz w:val="24"/>
          <w:szCs w:val="24"/>
        </w:rPr>
        <w:t>as a</w:t>
      </w:r>
      <w:r w:rsidR="00B2524C" w:rsidRPr="00972D58">
        <w:rPr>
          <w:rFonts w:asciiTheme="majorHAnsi" w:hAnsiTheme="majorHAnsi"/>
          <w:sz w:val="24"/>
          <w:szCs w:val="24"/>
        </w:rPr>
        <w:t>n immediate</w:t>
      </w:r>
      <w:r w:rsidR="001A32B5" w:rsidRPr="00972D58">
        <w:rPr>
          <w:rFonts w:asciiTheme="majorHAnsi" w:hAnsiTheme="majorHAnsi"/>
          <w:sz w:val="24"/>
          <w:szCs w:val="24"/>
        </w:rPr>
        <w:t xml:space="preserve"> threat </w:t>
      </w:r>
      <w:r w:rsidR="00B2524C" w:rsidRPr="00972D58">
        <w:rPr>
          <w:rFonts w:asciiTheme="majorHAnsi" w:hAnsiTheme="majorHAnsi"/>
          <w:sz w:val="24"/>
          <w:szCs w:val="24"/>
        </w:rPr>
        <w:t>to their sovereignty</w:t>
      </w:r>
      <w:r w:rsidR="001A32B5" w:rsidRPr="00972D58">
        <w:rPr>
          <w:rFonts w:asciiTheme="majorHAnsi" w:hAnsiTheme="majorHAnsi"/>
          <w:sz w:val="24"/>
          <w:szCs w:val="24"/>
        </w:rPr>
        <w:t>.</w:t>
      </w:r>
    </w:p>
    <w:p w:rsidR="003D01D6" w:rsidRPr="00972D58" w:rsidRDefault="003D01D6" w:rsidP="00972D58">
      <w:pPr>
        <w:spacing w:after="120"/>
        <w:ind w:firstLine="720"/>
        <w:jc w:val="both"/>
        <w:outlineLvl w:val="2"/>
        <w:rPr>
          <w:rFonts w:asciiTheme="majorHAnsi" w:hAnsiTheme="majorHAnsi"/>
          <w:sz w:val="24"/>
          <w:szCs w:val="24"/>
        </w:rPr>
      </w:pPr>
      <w:r w:rsidRPr="00972D58">
        <w:rPr>
          <w:rFonts w:asciiTheme="majorHAnsi" w:hAnsiTheme="majorHAnsi"/>
          <w:sz w:val="24"/>
          <w:szCs w:val="24"/>
        </w:rPr>
        <w:t xml:space="preserve">In his article </w:t>
      </w:r>
      <w:r w:rsidRPr="00972D58">
        <w:rPr>
          <w:rFonts w:asciiTheme="majorHAnsi" w:hAnsiTheme="majorHAnsi"/>
          <w:i/>
          <w:sz w:val="24"/>
          <w:szCs w:val="24"/>
        </w:rPr>
        <w:t xml:space="preserve">Great Expectations: </w:t>
      </w:r>
      <w:proofErr w:type="spellStart"/>
      <w:r w:rsidRPr="00972D58">
        <w:rPr>
          <w:rFonts w:asciiTheme="majorHAnsi" w:hAnsiTheme="majorHAnsi"/>
          <w:i/>
          <w:sz w:val="24"/>
          <w:szCs w:val="24"/>
        </w:rPr>
        <w:t>Interprating</w:t>
      </w:r>
      <w:proofErr w:type="spellEnd"/>
      <w:r w:rsidRPr="00972D58">
        <w:rPr>
          <w:rFonts w:asciiTheme="majorHAnsi" w:hAnsiTheme="majorHAnsi"/>
          <w:i/>
          <w:sz w:val="24"/>
          <w:szCs w:val="24"/>
        </w:rPr>
        <w:t xml:space="preserve"> China’s Arrival</w:t>
      </w:r>
      <w:r w:rsidRPr="00972D58">
        <w:rPr>
          <w:rFonts w:asciiTheme="majorHAnsi" w:hAnsiTheme="majorHAnsi"/>
          <w:sz w:val="24"/>
          <w:szCs w:val="24"/>
        </w:rPr>
        <w:t>, Avery Goldstein pres</w:t>
      </w:r>
      <w:r w:rsidR="0036121A" w:rsidRPr="00972D58">
        <w:rPr>
          <w:rFonts w:asciiTheme="majorHAnsi" w:hAnsiTheme="majorHAnsi"/>
          <w:sz w:val="24"/>
          <w:szCs w:val="24"/>
        </w:rPr>
        <w:t xml:space="preserve">ents an analysis which (1) indicates that </w:t>
      </w:r>
      <w:r w:rsidR="00B2524C" w:rsidRPr="00972D58">
        <w:rPr>
          <w:rFonts w:asciiTheme="majorHAnsi" w:hAnsiTheme="majorHAnsi"/>
          <w:sz w:val="24"/>
          <w:szCs w:val="24"/>
        </w:rPr>
        <w:t xml:space="preserve">the </w:t>
      </w:r>
      <w:r w:rsidR="0036121A" w:rsidRPr="00972D58">
        <w:rPr>
          <w:rFonts w:asciiTheme="majorHAnsi" w:hAnsiTheme="majorHAnsi"/>
          <w:sz w:val="24"/>
          <w:szCs w:val="24"/>
        </w:rPr>
        <w:t xml:space="preserve">then recent increases in China’s capabilities most important for international security, especially military power, have thus </w:t>
      </w:r>
      <w:r w:rsidR="0036121A" w:rsidRPr="00972D58">
        <w:rPr>
          <w:rFonts w:asciiTheme="majorHAnsi" w:hAnsiTheme="majorHAnsi"/>
          <w:sz w:val="24"/>
          <w:szCs w:val="24"/>
        </w:rPr>
        <w:lastRenderedPageBreak/>
        <w:t xml:space="preserve">far been modest; (2) explains why expectations for great gains in the foreseeable future may well be exaggerated; and (3) acknowledges that although international relations theory provides persuasive reasons to expect China’s growing power to increase the frequency and intensity of international conflicts, it also suggests ways to manage such conflicts and, perhaps most important, suggests why </w:t>
      </w:r>
      <w:r w:rsidR="00C870D0" w:rsidRPr="00972D58">
        <w:rPr>
          <w:rFonts w:asciiTheme="majorHAnsi" w:hAnsiTheme="majorHAnsi"/>
          <w:sz w:val="24"/>
          <w:szCs w:val="24"/>
        </w:rPr>
        <w:t>grave</w:t>
      </w:r>
      <w:r w:rsidR="0036121A" w:rsidRPr="00972D58">
        <w:rPr>
          <w:rFonts w:asciiTheme="majorHAnsi" w:hAnsiTheme="majorHAnsi"/>
          <w:sz w:val="24"/>
          <w:szCs w:val="24"/>
        </w:rPr>
        <w:t xml:space="preserve"> scenarios involving major war are unnecessarily alarmist. Goldstein clarifies that the capability of the Chinese military should be seen in a relative, rather than absolute, perspective taking in account the simultaneous progresses being made by current superpowers – US in world scenario and Japan in the regional scenario. Goldstein points out that even a future filled with recurrent spirals of conflict between a dominant United States and an increasingly capable China should at worst result in manageable, if undesirable, cold war.</w:t>
      </w:r>
    </w:p>
    <w:p w:rsidR="00256A97" w:rsidRPr="00972D58" w:rsidRDefault="00256A97" w:rsidP="00972D58">
      <w:pPr>
        <w:spacing w:after="120"/>
        <w:ind w:firstLine="720"/>
        <w:jc w:val="both"/>
        <w:outlineLvl w:val="2"/>
        <w:rPr>
          <w:rFonts w:asciiTheme="majorHAnsi" w:hAnsiTheme="majorHAnsi"/>
          <w:sz w:val="24"/>
          <w:szCs w:val="24"/>
        </w:rPr>
      </w:pPr>
      <w:r w:rsidRPr="00972D58">
        <w:rPr>
          <w:rFonts w:asciiTheme="majorHAnsi" w:hAnsiTheme="majorHAnsi"/>
          <w:sz w:val="24"/>
          <w:szCs w:val="24"/>
        </w:rPr>
        <w:t>In the report</w:t>
      </w:r>
      <w:r w:rsidR="00B2524C" w:rsidRPr="00972D58">
        <w:rPr>
          <w:rFonts w:asciiTheme="majorHAnsi" w:hAnsiTheme="majorHAnsi"/>
          <w:i/>
          <w:sz w:val="24"/>
          <w:szCs w:val="24"/>
        </w:rPr>
        <w:t xml:space="preserve"> Capability of the People’s Republic of China to Conduct Cyber Warfare and Computer Network Exploitation </w:t>
      </w:r>
      <w:r w:rsidR="00B2524C" w:rsidRPr="00972D58">
        <w:rPr>
          <w:rFonts w:asciiTheme="majorHAnsi" w:hAnsiTheme="majorHAnsi"/>
          <w:sz w:val="24"/>
          <w:szCs w:val="24"/>
        </w:rPr>
        <w:t>prepared for The US-China Economic and Security Review Commission</w:t>
      </w:r>
      <w:r w:rsidRPr="00972D58">
        <w:rPr>
          <w:rFonts w:asciiTheme="majorHAnsi" w:hAnsiTheme="majorHAnsi"/>
          <w:sz w:val="24"/>
          <w:szCs w:val="24"/>
        </w:rPr>
        <w:t>,</w:t>
      </w:r>
      <w:r w:rsidR="009D0E77" w:rsidRPr="00972D58">
        <w:rPr>
          <w:rFonts w:asciiTheme="majorHAnsi" w:hAnsiTheme="majorHAnsi"/>
          <w:sz w:val="24"/>
          <w:szCs w:val="24"/>
        </w:rPr>
        <w:t xml:space="preserve"> Bryan</w:t>
      </w:r>
      <w:r w:rsidRPr="00972D58">
        <w:rPr>
          <w:rFonts w:asciiTheme="majorHAnsi" w:hAnsiTheme="majorHAnsi"/>
          <w:sz w:val="24"/>
          <w:szCs w:val="24"/>
        </w:rPr>
        <w:t xml:space="preserve"> </w:t>
      </w:r>
      <w:proofErr w:type="spellStart"/>
      <w:r w:rsidRPr="00972D58">
        <w:rPr>
          <w:rFonts w:asciiTheme="majorHAnsi" w:hAnsiTheme="majorHAnsi"/>
          <w:sz w:val="24"/>
          <w:szCs w:val="24"/>
        </w:rPr>
        <w:t>Krekel</w:t>
      </w:r>
      <w:proofErr w:type="spellEnd"/>
      <w:r w:rsidR="009D0E77" w:rsidRPr="00972D58">
        <w:rPr>
          <w:rFonts w:asciiTheme="majorHAnsi" w:hAnsiTheme="majorHAnsi"/>
          <w:sz w:val="24"/>
          <w:szCs w:val="24"/>
        </w:rPr>
        <w:t>, on behalf of the Northrop Grumman Corporation,</w:t>
      </w:r>
      <w:r w:rsidRPr="00972D58">
        <w:rPr>
          <w:rFonts w:asciiTheme="majorHAnsi" w:hAnsiTheme="majorHAnsi"/>
          <w:sz w:val="24"/>
          <w:szCs w:val="24"/>
        </w:rPr>
        <w:t xml:space="preserve"> explains h</w:t>
      </w:r>
      <w:r w:rsidR="00C00C0D" w:rsidRPr="00972D58">
        <w:rPr>
          <w:rFonts w:asciiTheme="majorHAnsi" w:hAnsiTheme="majorHAnsi"/>
          <w:sz w:val="24"/>
          <w:szCs w:val="24"/>
        </w:rPr>
        <w:t>ow the C</w:t>
      </w:r>
      <w:r w:rsidRPr="00972D58">
        <w:rPr>
          <w:rFonts w:asciiTheme="majorHAnsi" w:hAnsiTheme="majorHAnsi"/>
          <w:sz w:val="24"/>
          <w:szCs w:val="24"/>
        </w:rPr>
        <w:t xml:space="preserve">hinese hacker community, that has been involved in numerous information exfiltration events </w:t>
      </w:r>
      <w:r w:rsidR="00C00C0D" w:rsidRPr="00972D58">
        <w:rPr>
          <w:rFonts w:asciiTheme="majorHAnsi" w:hAnsiTheme="majorHAnsi"/>
          <w:sz w:val="24"/>
          <w:szCs w:val="24"/>
        </w:rPr>
        <w:t xml:space="preserve">worldwide, </w:t>
      </w:r>
      <w:r w:rsidRPr="00972D58">
        <w:rPr>
          <w:rFonts w:asciiTheme="majorHAnsi" w:hAnsiTheme="majorHAnsi"/>
          <w:sz w:val="24"/>
          <w:szCs w:val="24"/>
        </w:rPr>
        <w:t>over a decade</w:t>
      </w:r>
      <w:r w:rsidR="00C00C0D" w:rsidRPr="00972D58">
        <w:rPr>
          <w:rFonts w:asciiTheme="majorHAnsi" w:hAnsiTheme="majorHAnsi"/>
          <w:sz w:val="24"/>
          <w:szCs w:val="24"/>
        </w:rPr>
        <w:t>, is</w:t>
      </w:r>
      <w:r w:rsidRPr="00972D58">
        <w:rPr>
          <w:rFonts w:asciiTheme="majorHAnsi" w:hAnsiTheme="majorHAnsi"/>
          <w:sz w:val="24"/>
          <w:szCs w:val="24"/>
        </w:rPr>
        <w:t xml:space="preserve"> bound to be closely related to the </w:t>
      </w:r>
      <w:r w:rsidR="00C00C0D" w:rsidRPr="00972D58">
        <w:rPr>
          <w:rFonts w:asciiTheme="majorHAnsi" w:hAnsiTheme="majorHAnsi"/>
          <w:sz w:val="24"/>
          <w:szCs w:val="24"/>
        </w:rPr>
        <w:t xml:space="preserve">Chinese </w:t>
      </w:r>
      <w:r w:rsidRPr="00972D58">
        <w:rPr>
          <w:rFonts w:asciiTheme="majorHAnsi" w:hAnsiTheme="majorHAnsi"/>
          <w:sz w:val="24"/>
          <w:szCs w:val="24"/>
        </w:rPr>
        <w:t>government</w:t>
      </w:r>
      <w:r w:rsidR="009D0E77" w:rsidRPr="00972D58">
        <w:rPr>
          <w:rFonts w:asciiTheme="majorHAnsi" w:hAnsiTheme="majorHAnsi"/>
          <w:sz w:val="24"/>
          <w:szCs w:val="24"/>
        </w:rPr>
        <w:t>. He also</w:t>
      </w:r>
      <w:r w:rsidR="00C00C0D" w:rsidRPr="00972D58">
        <w:rPr>
          <w:rFonts w:asciiTheme="majorHAnsi" w:hAnsiTheme="majorHAnsi"/>
          <w:sz w:val="24"/>
          <w:szCs w:val="24"/>
        </w:rPr>
        <w:t xml:space="preserve"> describes the possible protocol of PLA cyber warfare tactics in course of war.</w:t>
      </w:r>
    </w:p>
    <w:p w:rsidR="00C00C0D" w:rsidRPr="00972D58" w:rsidRDefault="00C00C0D" w:rsidP="00972D58">
      <w:pPr>
        <w:spacing w:after="120"/>
        <w:ind w:firstLine="720"/>
        <w:jc w:val="both"/>
        <w:outlineLvl w:val="2"/>
        <w:rPr>
          <w:rFonts w:asciiTheme="majorHAnsi" w:hAnsiTheme="majorHAnsi"/>
          <w:sz w:val="24"/>
          <w:szCs w:val="24"/>
        </w:rPr>
      </w:pPr>
      <w:r w:rsidRPr="00972D58">
        <w:rPr>
          <w:rFonts w:asciiTheme="majorHAnsi" w:hAnsiTheme="majorHAnsi"/>
          <w:sz w:val="24"/>
          <w:szCs w:val="24"/>
        </w:rPr>
        <w:t xml:space="preserve">The </w:t>
      </w:r>
      <w:r w:rsidR="00E33B68" w:rsidRPr="00972D58">
        <w:rPr>
          <w:rFonts w:asciiTheme="majorHAnsi" w:hAnsiTheme="majorHAnsi"/>
          <w:i/>
          <w:sz w:val="24"/>
          <w:szCs w:val="24"/>
        </w:rPr>
        <w:t xml:space="preserve">Annual Report to Congress on Military and Security Developments Involving the People’s Republic of China </w:t>
      </w:r>
      <w:r w:rsidR="00E33B68" w:rsidRPr="00972D58">
        <w:rPr>
          <w:rFonts w:asciiTheme="majorHAnsi" w:hAnsiTheme="majorHAnsi"/>
          <w:sz w:val="24"/>
          <w:szCs w:val="24"/>
        </w:rPr>
        <w:t>published by the Office of the Secretary of Defense is</w:t>
      </w:r>
      <w:r w:rsidRPr="00972D58">
        <w:rPr>
          <w:rFonts w:asciiTheme="majorHAnsi" w:hAnsiTheme="majorHAnsi"/>
          <w:sz w:val="24"/>
          <w:szCs w:val="24"/>
        </w:rPr>
        <w:t xml:space="preserve"> among the most legitimate sources of this research. 2009</w:t>
      </w:r>
      <w:r w:rsidR="00C348FA" w:rsidRPr="00972D58">
        <w:rPr>
          <w:rFonts w:asciiTheme="majorHAnsi" w:hAnsiTheme="majorHAnsi"/>
          <w:sz w:val="24"/>
          <w:szCs w:val="24"/>
        </w:rPr>
        <w:t>, 2010</w:t>
      </w:r>
      <w:r w:rsidRPr="00972D58">
        <w:rPr>
          <w:rFonts w:asciiTheme="majorHAnsi" w:hAnsiTheme="majorHAnsi"/>
          <w:sz w:val="24"/>
          <w:szCs w:val="24"/>
        </w:rPr>
        <w:t xml:space="preserve"> and 2011 reports </w:t>
      </w:r>
      <w:r w:rsidR="00C348FA" w:rsidRPr="00972D58">
        <w:rPr>
          <w:rFonts w:asciiTheme="majorHAnsi" w:hAnsiTheme="majorHAnsi"/>
          <w:sz w:val="24"/>
          <w:szCs w:val="24"/>
        </w:rPr>
        <w:t xml:space="preserve">all </w:t>
      </w:r>
      <w:r w:rsidRPr="00972D58">
        <w:rPr>
          <w:rFonts w:asciiTheme="majorHAnsi" w:hAnsiTheme="majorHAnsi"/>
          <w:sz w:val="24"/>
          <w:szCs w:val="24"/>
        </w:rPr>
        <w:t xml:space="preserve">indicate </w:t>
      </w:r>
      <w:r w:rsidR="00C348FA" w:rsidRPr="00972D58">
        <w:rPr>
          <w:rFonts w:asciiTheme="majorHAnsi" w:hAnsiTheme="majorHAnsi"/>
          <w:sz w:val="24"/>
          <w:szCs w:val="24"/>
        </w:rPr>
        <w:t>that t</w:t>
      </w:r>
      <w:r w:rsidRPr="00972D58">
        <w:rPr>
          <w:rFonts w:asciiTheme="majorHAnsi" w:hAnsiTheme="majorHAnsi"/>
          <w:sz w:val="24"/>
          <w:szCs w:val="24"/>
        </w:rPr>
        <w:t>he pace and scope of China’s military modernization have increased over the past decade, enabling China’s armed forces to develop capabilities to contribute to the delivery of international public goods, as well as increase China’s options for using military force to gain diplomatic advantage or resolve disputes in its favor.</w:t>
      </w:r>
    </w:p>
    <w:p w:rsidR="00C348FA" w:rsidRPr="00972D58" w:rsidRDefault="00C348FA" w:rsidP="00972D58">
      <w:pPr>
        <w:spacing w:after="120"/>
        <w:jc w:val="both"/>
        <w:outlineLvl w:val="2"/>
        <w:rPr>
          <w:rFonts w:asciiTheme="majorHAnsi" w:hAnsiTheme="majorHAnsi"/>
          <w:sz w:val="24"/>
          <w:szCs w:val="24"/>
        </w:rPr>
      </w:pPr>
      <w:r w:rsidRPr="00972D58">
        <w:rPr>
          <w:rFonts w:asciiTheme="majorHAnsi" w:hAnsiTheme="majorHAnsi"/>
          <w:sz w:val="24"/>
          <w:szCs w:val="24"/>
        </w:rPr>
        <w:t xml:space="preserve">The 2011 report points out that “The pace and scope of China’s military development, combined with a relative lack of transparency, remains a point of concern in the United States and among </w:t>
      </w:r>
      <w:r w:rsidR="006F147C" w:rsidRPr="00972D58">
        <w:rPr>
          <w:rFonts w:asciiTheme="majorHAnsi" w:hAnsiTheme="majorHAnsi"/>
          <w:sz w:val="24"/>
          <w:szCs w:val="24"/>
        </w:rPr>
        <w:t>[its]</w:t>
      </w:r>
      <w:r w:rsidRPr="00972D58">
        <w:rPr>
          <w:rFonts w:asciiTheme="majorHAnsi" w:hAnsiTheme="majorHAnsi"/>
          <w:sz w:val="24"/>
          <w:szCs w:val="24"/>
        </w:rPr>
        <w:t xml:space="preserve"> regional allies and partners. In recent years China has demonstrated occasional signs of assertiveness in Asia, particularly in the maritime domain. This trend has contributed to friction between China and some of its neighbors over disputed maritime territory in the East and South China Seas.”</w:t>
      </w:r>
    </w:p>
    <w:p w:rsidR="004A40D7" w:rsidRPr="00972D58" w:rsidRDefault="004A40D7" w:rsidP="00972D58">
      <w:pPr>
        <w:spacing w:after="120"/>
        <w:ind w:firstLine="720"/>
        <w:jc w:val="both"/>
        <w:outlineLvl w:val="2"/>
        <w:rPr>
          <w:rFonts w:asciiTheme="majorHAnsi" w:hAnsiTheme="majorHAnsi"/>
          <w:sz w:val="24"/>
          <w:szCs w:val="24"/>
        </w:rPr>
      </w:pPr>
      <w:r w:rsidRPr="00972D58">
        <w:rPr>
          <w:rFonts w:asciiTheme="majorHAnsi" w:hAnsiTheme="majorHAnsi"/>
          <w:sz w:val="24"/>
          <w:szCs w:val="24"/>
        </w:rPr>
        <w:t>The report concludes that as China’s regional and international interests expand, so too will China’s impetus for additional engagement, especially in the areas of</w:t>
      </w:r>
      <w:r w:rsidR="00BC48AE" w:rsidRPr="00972D58">
        <w:rPr>
          <w:rFonts w:asciiTheme="majorHAnsi" w:hAnsiTheme="majorHAnsi"/>
          <w:sz w:val="24"/>
          <w:szCs w:val="24"/>
        </w:rPr>
        <w:t xml:space="preserve"> peacekeeping operations, HA/DR and joint exercises, and i</w:t>
      </w:r>
      <w:r w:rsidRPr="00972D58">
        <w:rPr>
          <w:rFonts w:asciiTheme="majorHAnsi" w:hAnsiTheme="majorHAnsi"/>
          <w:sz w:val="24"/>
          <w:szCs w:val="24"/>
        </w:rPr>
        <w:t>n addition to furthering PLA modernization, these engagements will likely be geared toward building China’s political ties, assuaging fears about China’s rise, and expanding China’s international influence, particularly in Asia.</w:t>
      </w:r>
    </w:p>
    <w:p w:rsidR="001A32B5" w:rsidRPr="00972D58" w:rsidRDefault="00E33B68" w:rsidP="00972D58">
      <w:pPr>
        <w:spacing w:after="120"/>
        <w:ind w:firstLine="720"/>
        <w:jc w:val="both"/>
        <w:outlineLvl w:val="2"/>
        <w:rPr>
          <w:rFonts w:asciiTheme="majorHAnsi" w:hAnsiTheme="majorHAnsi"/>
          <w:sz w:val="24"/>
          <w:szCs w:val="24"/>
        </w:rPr>
      </w:pPr>
      <w:r w:rsidRPr="00972D58">
        <w:rPr>
          <w:rFonts w:asciiTheme="majorHAnsi" w:hAnsiTheme="majorHAnsi"/>
          <w:sz w:val="24"/>
          <w:szCs w:val="24"/>
        </w:rPr>
        <w:t xml:space="preserve">Most literature on this topic have the same recurring conclusion – that China is rising steadily and along with rising, spreading its influence in Asia, and gradually in the </w:t>
      </w:r>
      <w:r w:rsidRPr="00972D58">
        <w:rPr>
          <w:rFonts w:asciiTheme="majorHAnsi" w:hAnsiTheme="majorHAnsi"/>
          <w:sz w:val="24"/>
          <w:szCs w:val="24"/>
        </w:rPr>
        <w:lastRenderedPageBreak/>
        <w:t>world scenario, but the rise of China as indicated by its military modernization, among many other indicators, is not too alarming at the moment.</w:t>
      </w:r>
    </w:p>
    <w:p w:rsidR="00E54DD6" w:rsidRPr="00972D58" w:rsidRDefault="006867D7" w:rsidP="00262892">
      <w:pPr>
        <w:jc w:val="center"/>
        <w:rPr>
          <w:rFonts w:asciiTheme="majorHAnsi" w:hAnsiTheme="majorHAnsi"/>
          <w:sz w:val="24"/>
          <w:szCs w:val="24"/>
          <w:u w:val="single"/>
        </w:rPr>
      </w:pPr>
      <w:r w:rsidRPr="00972D58">
        <w:rPr>
          <w:rFonts w:asciiTheme="majorHAnsi" w:hAnsiTheme="majorHAnsi"/>
          <w:sz w:val="24"/>
          <w:szCs w:val="24"/>
        </w:rPr>
        <w:br w:type="page"/>
      </w:r>
      <w:r w:rsidR="00E54DD6" w:rsidRPr="00972D58">
        <w:rPr>
          <w:rFonts w:asciiTheme="majorHAnsi" w:hAnsiTheme="majorHAnsi"/>
          <w:sz w:val="32"/>
          <w:szCs w:val="24"/>
          <w:u w:val="single"/>
        </w:rPr>
        <w:lastRenderedPageBreak/>
        <w:t>Research</w:t>
      </w:r>
    </w:p>
    <w:p w:rsidR="00CC02C9" w:rsidRPr="00262892" w:rsidRDefault="003A4608" w:rsidP="00262892">
      <w:pPr>
        <w:pStyle w:val="ListParagraph"/>
        <w:jc w:val="both"/>
        <w:rPr>
          <w:rFonts w:asciiTheme="majorHAnsi" w:hAnsiTheme="majorHAnsi"/>
          <w:b/>
          <w:sz w:val="24"/>
          <w:szCs w:val="24"/>
        </w:rPr>
      </w:pPr>
      <w:r w:rsidRPr="00262892">
        <w:rPr>
          <w:rFonts w:asciiTheme="majorHAnsi" w:hAnsiTheme="majorHAnsi"/>
          <w:b/>
          <w:sz w:val="24"/>
          <w:szCs w:val="24"/>
        </w:rPr>
        <w:t>Introduction</w:t>
      </w:r>
    </w:p>
    <w:p w:rsidR="008B5C8A" w:rsidRPr="00972D58" w:rsidRDefault="008B5C8A" w:rsidP="00972D58">
      <w:pPr>
        <w:pStyle w:val="ListParagraph"/>
        <w:jc w:val="both"/>
        <w:rPr>
          <w:rFonts w:asciiTheme="majorHAnsi" w:hAnsiTheme="majorHAnsi"/>
          <w:sz w:val="24"/>
          <w:szCs w:val="24"/>
        </w:rPr>
      </w:pPr>
    </w:p>
    <w:p w:rsidR="00DE249D" w:rsidRPr="00972D58" w:rsidRDefault="00DE249D" w:rsidP="00972D58">
      <w:pPr>
        <w:pStyle w:val="ListParagraph"/>
        <w:ind w:firstLine="720"/>
        <w:jc w:val="both"/>
        <w:rPr>
          <w:rFonts w:asciiTheme="majorHAnsi" w:hAnsiTheme="majorHAnsi"/>
          <w:sz w:val="24"/>
          <w:szCs w:val="24"/>
        </w:rPr>
      </w:pPr>
      <w:r w:rsidRPr="00972D58">
        <w:rPr>
          <w:rFonts w:asciiTheme="majorHAnsi" w:hAnsiTheme="majorHAnsi"/>
          <w:sz w:val="24"/>
          <w:szCs w:val="24"/>
        </w:rPr>
        <w:t>The establishment of the People’s Liberation Army</w:t>
      </w:r>
      <w:r w:rsidR="002162CD" w:rsidRPr="00972D58">
        <w:rPr>
          <w:rFonts w:asciiTheme="majorHAnsi" w:hAnsiTheme="majorHAnsi"/>
          <w:sz w:val="24"/>
          <w:szCs w:val="24"/>
        </w:rPr>
        <w:t xml:space="preserve"> (PLA)</w:t>
      </w:r>
      <w:r w:rsidRPr="00972D58">
        <w:rPr>
          <w:rFonts w:asciiTheme="majorHAnsi" w:hAnsiTheme="majorHAnsi"/>
          <w:sz w:val="24"/>
          <w:szCs w:val="24"/>
        </w:rPr>
        <w:t xml:space="preserve"> of the People’s Republic of China </w:t>
      </w:r>
      <w:r w:rsidR="002162CD" w:rsidRPr="00972D58">
        <w:rPr>
          <w:rFonts w:asciiTheme="majorHAnsi" w:hAnsiTheme="majorHAnsi"/>
          <w:sz w:val="24"/>
          <w:szCs w:val="24"/>
        </w:rPr>
        <w:t xml:space="preserve">(PRC) </w:t>
      </w:r>
      <w:r w:rsidRPr="00972D58">
        <w:rPr>
          <w:rFonts w:asciiTheme="majorHAnsi" w:hAnsiTheme="majorHAnsi"/>
          <w:sz w:val="24"/>
          <w:szCs w:val="24"/>
        </w:rPr>
        <w:t xml:space="preserve">dates back to August 1, 1927 when the </w:t>
      </w:r>
      <w:r w:rsidR="00A9717E" w:rsidRPr="00972D58">
        <w:rPr>
          <w:rFonts w:asciiTheme="majorHAnsi" w:hAnsiTheme="majorHAnsi"/>
          <w:sz w:val="24"/>
          <w:szCs w:val="24"/>
        </w:rPr>
        <w:t>“</w:t>
      </w:r>
      <w:r w:rsidRPr="00972D58">
        <w:rPr>
          <w:rFonts w:asciiTheme="majorHAnsi" w:hAnsiTheme="majorHAnsi"/>
          <w:sz w:val="24"/>
          <w:szCs w:val="24"/>
        </w:rPr>
        <w:t>Red Army</w:t>
      </w:r>
      <w:r w:rsidR="00A9717E" w:rsidRPr="00972D58">
        <w:rPr>
          <w:rFonts w:asciiTheme="majorHAnsi" w:hAnsiTheme="majorHAnsi"/>
          <w:sz w:val="24"/>
          <w:szCs w:val="24"/>
        </w:rPr>
        <w:t>”</w:t>
      </w:r>
      <w:r w:rsidRPr="00972D58">
        <w:rPr>
          <w:rFonts w:asciiTheme="majorHAnsi" w:hAnsiTheme="majorHAnsi"/>
          <w:sz w:val="24"/>
          <w:szCs w:val="24"/>
        </w:rPr>
        <w:t xml:space="preserve"> was created as the military arm of the Communist Party of China (CPC).</w:t>
      </w:r>
      <w:sdt>
        <w:sdtPr>
          <w:rPr>
            <w:rFonts w:asciiTheme="majorHAnsi" w:hAnsiTheme="majorHAnsi"/>
            <w:sz w:val="24"/>
            <w:szCs w:val="24"/>
          </w:rPr>
          <w:id w:val="118581536"/>
          <w:citation/>
        </w:sdtPr>
        <w:sdtContent>
          <w:r w:rsidR="001D45BA" w:rsidRPr="00972D58">
            <w:rPr>
              <w:rFonts w:asciiTheme="majorHAnsi" w:hAnsiTheme="majorHAnsi"/>
              <w:sz w:val="24"/>
              <w:szCs w:val="24"/>
            </w:rPr>
            <w:fldChar w:fldCharType="begin"/>
          </w:r>
          <w:r w:rsidR="001D45BA" w:rsidRPr="00972D58">
            <w:rPr>
              <w:rFonts w:asciiTheme="majorHAnsi" w:hAnsiTheme="majorHAnsi"/>
              <w:sz w:val="24"/>
              <w:szCs w:val="24"/>
            </w:rPr>
            <w:instrText xml:space="preserve">CITATION Bla12 \p 2-7 \l 1033 </w:instrText>
          </w:r>
          <w:r w:rsidR="001D45BA" w:rsidRPr="00972D58">
            <w:rPr>
              <w:rFonts w:asciiTheme="majorHAnsi" w:hAnsiTheme="majorHAnsi"/>
              <w:sz w:val="24"/>
              <w:szCs w:val="24"/>
            </w:rPr>
            <w:fldChar w:fldCharType="separate"/>
          </w:r>
          <w:r w:rsidR="001D45BA" w:rsidRPr="00972D58">
            <w:rPr>
              <w:rFonts w:asciiTheme="majorHAnsi" w:hAnsiTheme="majorHAnsi"/>
              <w:noProof/>
              <w:sz w:val="24"/>
              <w:szCs w:val="24"/>
            </w:rPr>
            <w:t xml:space="preserve"> (Blasko, 2012, pp. 2-7)</w:t>
          </w:r>
          <w:r w:rsidR="001D45BA" w:rsidRPr="00972D58">
            <w:rPr>
              <w:rFonts w:asciiTheme="majorHAnsi" w:hAnsiTheme="majorHAnsi"/>
              <w:sz w:val="24"/>
              <w:szCs w:val="24"/>
            </w:rPr>
            <w:fldChar w:fldCharType="end"/>
          </w:r>
        </w:sdtContent>
      </w:sdt>
      <w:r w:rsidR="00A9717E" w:rsidRPr="00972D58">
        <w:rPr>
          <w:rFonts w:asciiTheme="majorHAnsi" w:hAnsiTheme="majorHAnsi"/>
          <w:sz w:val="24"/>
          <w:szCs w:val="24"/>
        </w:rPr>
        <w:t xml:space="preserve"> The PLA has been involved in regional conflicts, sometimes resulting to war, ever since it was established in 1927.  It has fought wars with Japan, Britain, Korea, India and Vietnam and has been involved in conflicts with Taiwan, Soviet Union, and even India </w:t>
      </w:r>
      <w:r w:rsidR="00B91E33" w:rsidRPr="00972D58">
        <w:rPr>
          <w:rFonts w:asciiTheme="majorHAnsi" w:hAnsiTheme="majorHAnsi"/>
          <w:sz w:val="24"/>
          <w:szCs w:val="24"/>
        </w:rPr>
        <w:t>and Vietnam on several occasion</w:t>
      </w:r>
      <w:r w:rsidR="002162CD" w:rsidRPr="00972D58">
        <w:rPr>
          <w:rFonts w:asciiTheme="majorHAnsi" w:hAnsiTheme="majorHAnsi"/>
          <w:sz w:val="24"/>
          <w:szCs w:val="24"/>
        </w:rPr>
        <w:t>s</w:t>
      </w:r>
      <w:r w:rsidR="00B91E33" w:rsidRPr="00972D58">
        <w:rPr>
          <w:rFonts w:asciiTheme="majorHAnsi" w:hAnsiTheme="majorHAnsi"/>
          <w:sz w:val="24"/>
          <w:szCs w:val="24"/>
        </w:rPr>
        <w:t>,</w:t>
      </w:r>
      <w:r w:rsidRPr="00972D58">
        <w:rPr>
          <w:rFonts w:asciiTheme="majorHAnsi" w:hAnsiTheme="majorHAnsi"/>
          <w:sz w:val="24"/>
          <w:szCs w:val="24"/>
        </w:rPr>
        <w:t xml:space="preserve"> and in due course </w:t>
      </w:r>
      <w:r w:rsidR="00B91E33" w:rsidRPr="00972D58">
        <w:rPr>
          <w:rFonts w:asciiTheme="majorHAnsi" w:hAnsiTheme="majorHAnsi"/>
          <w:sz w:val="24"/>
          <w:szCs w:val="24"/>
        </w:rPr>
        <w:t xml:space="preserve">it </w:t>
      </w:r>
      <w:r w:rsidRPr="00972D58">
        <w:rPr>
          <w:rFonts w:asciiTheme="majorHAnsi" w:hAnsiTheme="majorHAnsi"/>
          <w:sz w:val="24"/>
          <w:szCs w:val="24"/>
        </w:rPr>
        <w:t xml:space="preserve">has undergone phases of modernization. </w:t>
      </w:r>
    </w:p>
    <w:p w:rsidR="00DE249D" w:rsidRPr="00972D58" w:rsidRDefault="00DE249D"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During the 1980s, China’s GDP doubled, and </w:t>
      </w:r>
      <w:r w:rsidR="00A9717E" w:rsidRPr="00972D58">
        <w:rPr>
          <w:rFonts w:asciiTheme="majorHAnsi" w:hAnsiTheme="majorHAnsi"/>
          <w:sz w:val="24"/>
          <w:szCs w:val="24"/>
        </w:rPr>
        <w:t>in</w:t>
      </w:r>
      <w:r w:rsidRPr="00972D58">
        <w:rPr>
          <w:rFonts w:asciiTheme="majorHAnsi" w:hAnsiTheme="majorHAnsi"/>
          <w:sz w:val="24"/>
          <w:szCs w:val="24"/>
        </w:rPr>
        <w:t xml:space="preserve"> the mid-1990s was doubling again. Over time, China transformed from a reluctant, small-scale international economic actor into an eager, large-scale participant playing the role other East Asian export-led growth economies had pioneered</w:t>
      </w:r>
      <w:r w:rsidR="001D45BA" w:rsidRPr="00972D58">
        <w:rPr>
          <w:rFonts w:asciiTheme="majorHAnsi" w:hAnsiTheme="majorHAnsi"/>
          <w:sz w:val="24"/>
          <w:szCs w:val="24"/>
        </w:rPr>
        <w:t xml:space="preserve">. </w:t>
      </w:r>
      <w:r w:rsidRPr="00972D58">
        <w:rPr>
          <w:rFonts w:asciiTheme="majorHAnsi" w:hAnsiTheme="majorHAnsi"/>
          <w:sz w:val="24"/>
          <w:szCs w:val="24"/>
        </w:rPr>
        <w:t>(</w:t>
      </w:r>
      <w:proofErr w:type="spellStart"/>
      <w:r w:rsidRPr="00972D58">
        <w:rPr>
          <w:rFonts w:asciiTheme="majorHAnsi" w:hAnsiTheme="majorHAnsi"/>
          <w:sz w:val="24"/>
          <w:szCs w:val="24"/>
        </w:rPr>
        <w:t>Glodstein</w:t>
      </w:r>
      <w:proofErr w:type="spellEnd"/>
      <w:r w:rsidRPr="00972D58">
        <w:rPr>
          <w:rFonts w:asciiTheme="majorHAnsi" w:hAnsiTheme="majorHAnsi"/>
          <w:sz w:val="24"/>
          <w:szCs w:val="24"/>
        </w:rPr>
        <w:t xml:space="preserve">, 7-8) The wave of modernization began in the 1980s after China changed its modernization strategy from being prepared for a big war to getting advanced in fighting “limited war under high-technology conditions” </w:t>
      </w:r>
      <w:r w:rsidR="00A9717E" w:rsidRPr="00972D58">
        <w:rPr>
          <w:rFonts w:asciiTheme="majorHAnsi" w:hAnsiTheme="majorHAnsi"/>
          <w:sz w:val="24"/>
          <w:szCs w:val="24"/>
        </w:rPr>
        <w:t xml:space="preserve">which </w:t>
      </w:r>
      <w:r w:rsidRPr="00972D58">
        <w:rPr>
          <w:rFonts w:asciiTheme="majorHAnsi" w:hAnsiTheme="majorHAnsi"/>
          <w:sz w:val="24"/>
          <w:szCs w:val="24"/>
        </w:rPr>
        <w:t>resulted in spending on operations and maintenance rather than weapons procurement</w:t>
      </w:r>
      <w:r w:rsidR="00C870D0" w:rsidRPr="00972D58">
        <w:rPr>
          <w:rFonts w:asciiTheme="majorHAnsi" w:hAnsiTheme="majorHAnsi"/>
          <w:sz w:val="24"/>
          <w:szCs w:val="24"/>
        </w:rPr>
        <w:t>,</w:t>
      </w:r>
      <w:r w:rsidRPr="00972D58">
        <w:rPr>
          <w:rFonts w:asciiTheme="majorHAnsi" w:hAnsiTheme="majorHAnsi"/>
          <w:sz w:val="24"/>
          <w:szCs w:val="24"/>
        </w:rPr>
        <w:t xml:space="preserve"> and formation o</w:t>
      </w:r>
      <w:r w:rsidR="00C870D0" w:rsidRPr="00972D58">
        <w:rPr>
          <w:rFonts w:asciiTheme="majorHAnsi" w:hAnsiTheme="majorHAnsi"/>
          <w:sz w:val="24"/>
          <w:szCs w:val="24"/>
        </w:rPr>
        <w:t>f</w:t>
      </w:r>
      <w:r w:rsidRPr="00972D58">
        <w:rPr>
          <w:rFonts w:asciiTheme="majorHAnsi" w:hAnsiTheme="majorHAnsi"/>
          <w:sz w:val="24"/>
          <w:szCs w:val="24"/>
        </w:rPr>
        <w:t xml:space="preserve"> amphibious elite units</w:t>
      </w:r>
      <w:r w:rsidR="00C870D0" w:rsidRPr="00972D58">
        <w:rPr>
          <w:rFonts w:asciiTheme="majorHAnsi" w:hAnsiTheme="majorHAnsi"/>
          <w:sz w:val="24"/>
          <w:szCs w:val="24"/>
        </w:rPr>
        <w:t xml:space="preserve"> (</w:t>
      </w:r>
      <w:r w:rsidRPr="00972D58">
        <w:rPr>
          <w:rFonts w:asciiTheme="majorHAnsi" w:hAnsiTheme="majorHAnsi"/>
          <w:sz w:val="24"/>
          <w:szCs w:val="24"/>
        </w:rPr>
        <w:t>whose efficiency still remained in question</w:t>
      </w:r>
      <w:r w:rsidR="00C870D0" w:rsidRPr="00972D58">
        <w:rPr>
          <w:rFonts w:asciiTheme="majorHAnsi" w:hAnsiTheme="majorHAnsi"/>
          <w:sz w:val="24"/>
          <w:szCs w:val="24"/>
        </w:rPr>
        <w:t>)</w:t>
      </w:r>
      <w:r w:rsidRPr="00972D58">
        <w:rPr>
          <w:rFonts w:asciiTheme="majorHAnsi" w:hAnsiTheme="majorHAnsi"/>
          <w:sz w:val="24"/>
          <w:szCs w:val="24"/>
        </w:rPr>
        <w:t xml:space="preserve">. </w:t>
      </w:r>
      <w:sdt>
        <w:sdtPr>
          <w:rPr>
            <w:rFonts w:asciiTheme="majorHAnsi" w:hAnsiTheme="majorHAnsi"/>
            <w:sz w:val="24"/>
            <w:szCs w:val="24"/>
          </w:rPr>
          <w:id w:val="-1381392018"/>
          <w:citation/>
        </w:sdtPr>
        <w:sdtContent>
          <w:r w:rsidR="001D45BA" w:rsidRPr="00972D58">
            <w:rPr>
              <w:rFonts w:asciiTheme="majorHAnsi" w:hAnsiTheme="majorHAnsi"/>
              <w:sz w:val="24"/>
              <w:szCs w:val="24"/>
            </w:rPr>
            <w:fldChar w:fldCharType="begin"/>
          </w:r>
          <w:r w:rsidR="005B29A0" w:rsidRPr="00972D58">
            <w:rPr>
              <w:rFonts w:asciiTheme="majorHAnsi" w:hAnsiTheme="majorHAnsi"/>
              <w:sz w:val="24"/>
              <w:szCs w:val="24"/>
            </w:rPr>
            <w:instrText xml:space="preserve">CITATION Gol98 \p 10-11 \l 1033 </w:instrText>
          </w:r>
          <w:r w:rsidR="001D45BA" w:rsidRPr="00972D58">
            <w:rPr>
              <w:rFonts w:asciiTheme="majorHAnsi" w:hAnsiTheme="majorHAnsi"/>
              <w:sz w:val="24"/>
              <w:szCs w:val="24"/>
            </w:rPr>
            <w:fldChar w:fldCharType="separate"/>
          </w:r>
          <w:r w:rsidR="005B29A0" w:rsidRPr="00972D58">
            <w:rPr>
              <w:rFonts w:asciiTheme="majorHAnsi" w:hAnsiTheme="majorHAnsi"/>
              <w:noProof/>
              <w:sz w:val="24"/>
              <w:szCs w:val="24"/>
            </w:rPr>
            <w:t>(Goldstein, 1997-1998, pp. 10-11)</w:t>
          </w:r>
          <w:r w:rsidR="001D45BA" w:rsidRPr="00972D58">
            <w:rPr>
              <w:rFonts w:asciiTheme="majorHAnsi" w:hAnsiTheme="majorHAnsi"/>
              <w:sz w:val="24"/>
              <w:szCs w:val="24"/>
            </w:rPr>
            <w:fldChar w:fldCharType="end"/>
          </w:r>
        </w:sdtContent>
      </w:sdt>
      <w:r w:rsidR="005B29A0" w:rsidRPr="00972D58">
        <w:rPr>
          <w:rFonts w:asciiTheme="majorHAnsi" w:hAnsiTheme="majorHAnsi"/>
          <w:sz w:val="24"/>
          <w:szCs w:val="24"/>
        </w:rPr>
        <w:t xml:space="preserve"> </w:t>
      </w:r>
      <w:r w:rsidRPr="00972D58">
        <w:rPr>
          <w:rFonts w:asciiTheme="majorHAnsi" w:hAnsiTheme="majorHAnsi"/>
          <w:sz w:val="24"/>
          <w:szCs w:val="24"/>
        </w:rPr>
        <w:t xml:space="preserve">This also brought about the shift from historic focus on land warfare to a </w:t>
      </w:r>
      <w:r w:rsidR="00A9717E" w:rsidRPr="00972D58">
        <w:rPr>
          <w:rFonts w:asciiTheme="majorHAnsi" w:hAnsiTheme="majorHAnsi"/>
          <w:sz w:val="24"/>
          <w:szCs w:val="24"/>
        </w:rPr>
        <w:t>holistic</w:t>
      </w:r>
      <w:r w:rsidRPr="00972D58">
        <w:rPr>
          <w:rFonts w:asciiTheme="majorHAnsi" w:hAnsiTheme="majorHAnsi"/>
          <w:sz w:val="24"/>
          <w:szCs w:val="24"/>
        </w:rPr>
        <w:t xml:space="preserve"> view of simultaneous operations in land, maritime, aerospace, electromagnetic, and cyber battle space dimensions.</w:t>
      </w:r>
      <w:sdt>
        <w:sdtPr>
          <w:rPr>
            <w:rFonts w:asciiTheme="majorHAnsi" w:hAnsiTheme="majorHAnsi"/>
            <w:sz w:val="24"/>
            <w:szCs w:val="24"/>
          </w:rPr>
          <w:id w:val="1946187664"/>
          <w:citation/>
        </w:sdtPr>
        <w:sdtContent>
          <w:r w:rsidR="005B29A0" w:rsidRPr="00972D58">
            <w:rPr>
              <w:rFonts w:asciiTheme="majorHAnsi" w:hAnsiTheme="majorHAnsi"/>
              <w:sz w:val="24"/>
              <w:szCs w:val="24"/>
            </w:rPr>
            <w:fldChar w:fldCharType="begin"/>
          </w:r>
          <w:r w:rsidR="005B29A0" w:rsidRPr="00972D58">
            <w:rPr>
              <w:rFonts w:asciiTheme="majorHAnsi" w:hAnsiTheme="majorHAnsi"/>
              <w:sz w:val="24"/>
              <w:szCs w:val="24"/>
            </w:rPr>
            <w:instrText xml:space="preserve">CITATION Ber08 \p 196 \l 1033 </w:instrText>
          </w:r>
          <w:r w:rsidR="005B29A0" w:rsidRPr="00972D58">
            <w:rPr>
              <w:rFonts w:asciiTheme="majorHAnsi" w:hAnsiTheme="majorHAnsi"/>
              <w:sz w:val="24"/>
              <w:szCs w:val="24"/>
            </w:rPr>
            <w:fldChar w:fldCharType="separate"/>
          </w:r>
          <w:r w:rsidR="005B29A0" w:rsidRPr="00972D58">
            <w:rPr>
              <w:rFonts w:asciiTheme="majorHAnsi" w:hAnsiTheme="majorHAnsi"/>
              <w:noProof/>
              <w:sz w:val="24"/>
              <w:szCs w:val="24"/>
            </w:rPr>
            <w:t xml:space="preserve"> (Bergsten, 2008, p. 196)</w:t>
          </w:r>
          <w:r w:rsidR="005B29A0" w:rsidRPr="00972D58">
            <w:rPr>
              <w:rFonts w:asciiTheme="majorHAnsi" w:hAnsiTheme="majorHAnsi"/>
              <w:sz w:val="24"/>
              <w:szCs w:val="24"/>
            </w:rPr>
            <w:fldChar w:fldCharType="end"/>
          </w:r>
        </w:sdtContent>
      </w:sdt>
      <w:r w:rsidRPr="00972D58">
        <w:rPr>
          <w:rFonts w:asciiTheme="majorHAnsi" w:hAnsiTheme="majorHAnsi"/>
          <w:sz w:val="24"/>
          <w:szCs w:val="24"/>
        </w:rPr>
        <w:t xml:space="preserve"> </w:t>
      </w:r>
    </w:p>
    <w:p w:rsidR="00DE249D" w:rsidRPr="00972D58" w:rsidRDefault="00DE249D"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The motivation for this was that a massive invasion by Russia was no longer seen as a major threat, and the new threats to China </w:t>
      </w:r>
      <w:r w:rsidR="00A9717E" w:rsidRPr="00972D58">
        <w:rPr>
          <w:rFonts w:asciiTheme="majorHAnsi" w:hAnsiTheme="majorHAnsi"/>
          <w:sz w:val="24"/>
          <w:szCs w:val="24"/>
        </w:rPr>
        <w:t>was</w:t>
      </w:r>
      <w:r w:rsidRPr="00972D58">
        <w:rPr>
          <w:rFonts w:asciiTheme="majorHAnsi" w:hAnsiTheme="majorHAnsi"/>
          <w:sz w:val="24"/>
          <w:szCs w:val="24"/>
        </w:rPr>
        <w:t xml:space="preserve"> seen to be a declaration of independence by Taiwan, possibly with assistance from the United States, or a confrontation over the Spratly Islands.</w:t>
      </w:r>
      <w:sdt>
        <w:sdtPr>
          <w:rPr>
            <w:rFonts w:asciiTheme="majorHAnsi" w:hAnsiTheme="majorHAnsi"/>
            <w:sz w:val="24"/>
            <w:szCs w:val="24"/>
          </w:rPr>
          <w:id w:val="345212484"/>
          <w:citation/>
        </w:sdtPr>
        <w:sdtContent>
          <w:r w:rsidR="005B29A0"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ANN11 \l 1033 </w:instrText>
          </w:r>
          <w:r w:rsidR="005B29A0"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(ANNUAL REPORT TO CONGRESS: Military and Security Developments Involving the People's Republic of China, 2011)</w:t>
          </w:r>
          <w:r w:rsidR="005B29A0" w:rsidRPr="00972D58">
            <w:rPr>
              <w:rFonts w:asciiTheme="majorHAnsi" w:hAnsiTheme="majorHAnsi"/>
              <w:sz w:val="24"/>
              <w:szCs w:val="24"/>
            </w:rPr>
            <w:fldChar w:fldCharType="end"/>
          </w:r>
        </w:sdtContent>
      </w:sdt>
    </w:p>
    <w:p w:rsidR="00DE249D" w:rsidRPr="00972D58" w:rsidRDefault="00DE249D"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Throughout the mid‐1990s and the early 2000s, China acquired most of its complex modern weapons systems through imports from Russia and </w:t>
      </w:r>
      <w:r w:rsidR="00A9717E" w:rsidRPr="00972D58">
        <w:rPr>
          <w:rFonts w:asciiTheme="majorHAnsi" w:hAnsiTheme="majorHAnsi"/>
          <w:sz w:val="24"/>
          <w:szCs w:val="24"/>
        </w:rPr>
        <w:t xml:space="preserve">partly from </w:t>
      </w:r>
      <w:r w:rsidRPr="00972D58">
        <w:rPr>
          <w:rFonts w:asciiTheme="majorHAnsi" w:hAnsiTheme="majorHAnsi"/>
          <w:sz w:val="24"/>
          <w:szCs w:val="24"/>
        </w:rPr>
        <w:t xml:space="preserve">Israel. </w:t>
      </w:r>
      <w:r w:rsidR="00A9717E" w:rsidRPr="00972D58">
        <w:rPr>
          <w:rFonts w:asciiTheme="majorHAnsi" w:hAnsiTheme="majorHAnsi"/>
          <w:sz w:val="24"/>
          <w:szCs w:val="24"/>
        </w:rPr>
        <w:t xml:space="preserve"> </w:t>
      </w:r>
      <w:r w:rsidRPr="00972D58">
        <w:rPr>
          <w:rFonts w:asciiTheme="majorHAnsi" w:hAnsiTheme="majorHAnsi"/>
          <w:sz w:val="24"/>
          <w:szCs w:val="24"/>
        </w:rPr>
        <w:t xml:space="preserve">At the same time, the 1991 Gulf War and </w:t>
      </w:r>
      <w:proofErr w:type="gramStart"/>
      <w:r w:rsidRPr="00972D58">
        <w:rPr>
          <w:rFonts w:asciiTheme="majorHAnsi" w:hAnsiTheme="majorHAnsi"/>
          <w:sz w:val="24"/>
          <w:szCs w:val="24"/>
        </w:rPr>
        <w:t>the</w:t>
      </w:r>
      <w:r w:rsidR="00E33B68" w:rsidRPr="00972D58">
        <w:rPr>
          <w:rFonts w:asciiTheme="majorHAnsi" w:hAnsiTheme="majorHAnsi"/>
          <w:sz w:val="24"/>
          <w:szCs w:val="24"/>
        </w:rPr>
        <w:t xml:space="preserve"> </w:t>
      </w:r>
      <w:r w:rsidRPr="00972D58">
        <w:rPr>
          <w:rFonts w:asciiTheme="majorHAnsi" w:hAnsiTheme="majorHAnsi"/>
          <w:sz w:val="24"/>
          <w:szCs w:val="24"/>
        </w:rPr>
        <w:t>1995</w:t>
      </w:r>
      <w:r w:rsidR="00E33B68" w:rsidRPr="00972D58">
        <w:rPr>
          <w:rFonts w:asciiTheme="majorHAnsi" w:hAnsiTheme="majorHAnsi"/>
          <w:sz w:val="24"/>
          <w:szCs w:val="24"/>
        </w:rPr>
        <w:t>-</w:t>
      </w:r>
      <w:r w:rsidRPr="00972D58">
        <w:rPr>
          <w:rFonts w:asciiTheme="majorHAnsi" w:hAnsiTheme="majorHAnsi"/>
          <w:sz w:val="24"/>
          <w:szCs w:val="24"/>
        </w:rPr>
        <w:t>96 Taiwan Strait Crisis</w:t>
      </w:r>
      <w:proofErr w:type="gramEnd"/>
      <w:r w:rsidRPr="00972D58">
        <w:rPr>
          <w:rFonts w:asciiTheme="majorHAnsi" w:hAnsiTheme="majorHAnsi"/>
          <w:sz w:val="24"/>
          <w:szCs w:val="24"/>
        </w:rPr>
        <w:t xml:space="preserve"> spurred Chinese development and testing of advanced weapons systems as a part of its military modernization program and its drive to develop greater capabilities to conduct a successful “active defense” strategy. By the mid‐2000s, China had begun to field indigenous weapons and hardware, aided in part by crossover knowledge from the Chinese civilian industry and the broader global economy.</w:t>
      </w:r>
      <w:sdt>
        <w:sdtPr>
          <w:rPr>
            <w:rFonts w:asciiTheme="majorHAnsi" w:hAnsiTheme="majorHAnsi"/>
            <w:sz w:val="24"/>
            <w:szCs w:val="24"/>
          </w:rPr>
          <w:id w:val="717394899"/>
          <w:citation/>
        </w:sdtPr>
        <w:sdtContent>
          <w:r w:rsidR="005B29A0" w:rsidRPr="00972D58">
            <w:rPr>
              <w:rFonts w:asciiTheme="majorHAnsi" w:hAnsiTheme="majorHAnsi"/>
              <w:sz w:val="24"/>
              <w:szCs w:val="24"/>
            </w:rPr>
            <w:fldChar w:fldCharType="begin"/>
          </w:r>
          <w:r w:rsidR="00F705D1" w:rsidRPr="00972D58">
            <w:rPr>
              <w:rFonts w:asciiTheme="majorHAnsi" w:hAnsiTheme="majorHAnsi"/>
              <w:sz w:val="24"/>
              <w:szCs w:val="24"/>
            </w:rPr>
            <w:instrText xml:space="preserve">CITATION Cha12 \p 6 \l 1033 </w:instrText>
          </w:r>
          <w:r w:rsidR="005B29A0" w:rsidRPr="00972D58">
            <w:rPr>
              <w:rFonts w:asciiTheme="majorHAnsi" w:hAnsiTheme="majorHAnsi"/>
              <w:sz w:val="24"/>
              <w:szCs w:val="24"/>
            </w:rPr>
            <w:fldChar w:fldCharType="separate"/>
          </w:r>
          <w:r w:rsidR="00F705D1" w:rsidRPr="00972D58">
            <w:rPr>
              <w:rFonts w:asciiTheme="majorHAnsi" w:hAnsiTheme="majorHAnsi"/>
              <w:noProof/>
              <w:sz w:val="24"/>
              <w:szCs w:val="24"/>
            </w:rPr>
            <w:t xml:space="preserve"> (Chang, 2012, p. 6)</w:t>
          </w:r>
          <w:r w:rsidR="005B29A0" w:rsidRPr="00972D58">
            <w:rPr>
              <w:rFonts w:asciiTheme="majorHAnsi" w:hAnsiTheme="majorHAnsi"/>
              <w:sz w:val="24"/>
              <w:szCs w:val="24"/>
            </w:rPr>
            <w:fldChar w:fldCharType="end"/>
          </w:r>
        </w:sdtContent>
      </w:sdt>
      <w:r w:rsidRPr="00972D58">
        <w:rPr>
          <w:rFonts w:asciiTheme="majorHAnsi" w:hAnsiTheme="majorHAnsi"/>
          <w:sz w:val="24"/>
          <w:szCs w:val="24"/>
        </w:rPr>
        <w:t xml:space="preserve"> </w:t>
      </w:r>
    </w:p>
    <w:p w:rsidR="00A9717E" w:rsidRPr="00972D58" w:rsidRDefault="00A9717E"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China took the post-September 11 “war on terrorism” and the US invasion and occupation of Iraq as a “period of strategic opportunity” for the CCP to </w:t>
      </w:r>
      <w:r w:rsidRPr="00972D58">
        <w:rPr>
          <w:rFonts w:asciiTheme="majorHAnsi" w:hAnsiTheme="majorHAnsi"/>
          <w:sz w:val="24"/>
          <w:szCs w:val="24"/>
        </w:rPr>
        <w:lastRenderedPageBreak/>
        <w:t>concentrate on its strategy for the stability and development in the first two decades of this century.</w:t>
      </w:r>
      <w:sdt>
        <w:sdtPr>
          <w:rPr>
            <w:rFonts w:asciiTheme="majorHAnsi" w:hAnsiTheme="majorHAnsi"/>
            <w:sz w:val="24"/>
            <w:szCs w:val="24"/>
          </w:rPr>
          <w:id w:val="-203400898"/>
          <w:citation/>
        </w:sdtPr>
        <w:sdtContent>
          <w:r w:rsidR="00F705D1" w:rsidRPr="00972D58">
            <w:rPr>
              <w:rFonts w:asciiTheme="majorHAnsi" w:hAnsiTheme="majorHAnsi"/>
              <w:sz w:val="24"/>
              <w:szCs w:val="24"/>
            </w:rPr>
            <w:fldChar w:fldCharType="begin"/>
          </w:r>
          <w:r w:rsidR="00797B5B" w:rsidRPr="00972D58">
            <w:rPr>
              <w:rFonts w:asciiTheme="majorHAnsi" w:hAnsiTheme="majorHAnsi"/>
              <w:sz w:val="24"/>
              <w:szCs w:val="24"/>
            </w:rPr>
            <w:instrText xml:space="preserve">CITATION Wan05 \p 20 \l 1033 </w:instrText>
          </w:r>
          <w:r w:rsidR="00F705D1" w:rsidRPr="00972D58">
            <w:rPr>
              <w:rFonts w:asciiTheme="majorHAnsi" w:hAnsiTheme="majorHAnsi"/>
              <w:sz w:val="24"/>
              <w:szCs w:val="24"/>
            </w:rPr>
            <w:fldChar w:fldCharType="separate"/>
          </w:r>
          <w:r w:rsidR="00797B5B" w:rsidRPr="00972D58">
            <w:rPr>
              <w:rFonts w:asciiTheme="majorHAnsi" w:hAnsiTheme="majorHAnsi"/>
              <w:noProof/>
              <w:sz w:val="24"/>
              <w:szCs w:val="24"/>
            </w:rPr>
            <w:t xml:space="preserve"> (Wang, 2005, p. 20)</w:t>
          </w:r>
          <w:r w:rsidR="00F705D1" w:rsidRPr="00972D58">
            <w:rPr>
              <w:rFonts w:asciiTheme="majorHAnsi" w:hAnsiTheme="majorHAnsi"/>
              <w:sz w:val="24"/>
              <w:szCs w:val="24"/>
            </w:rPr>
            <w:fldChar w:fldCharType="end"/>
          </w:r>
        </w:sdtContent>
      </w:sdt>
      <w:r w:rsidRPr="00972D58">
        <w:rPr>
          <w:rFonts w:asciiTheme="majorHAnsi" w:hAnsiTheme="majorHAnsi"/>
          <w:sz w:val="24"/>
          <w:szCs w:val="24"/>
        </w:rPr>
        <w:t xml:space="preserve"> With a complicated view of situations in the world, political preservation remained the top concern in the making of China’s foreign policy during the first decade of the 21st Century</w:t>
      </w:r>
      <w:r w:rsidR="00797B5B" w:rsidRPr="00972D58">
        <w:rPr>
          <w:rFonts w:asciiTheme="majorHAnsi" w:hAnsiTheme="majorHAnsi"/>
          <w:sz w:val="24"/>
          <w:szCs w:val="24"/>
        </w:rPr>
        <w:t>.</w:t>
      </w:r>
      <w:sdt>
        <w:sdtPr>
          <w:rPr>
            <w:rFonts w:asciiTheme="majorHAnsi" w:hAnsiTheme="majorHAnsi"/>
            <w:sz w:val="24"/>
            <w:szCs w:val="24"/>
          </w:rPr>
          <w:id w:val="898164199"/>
          <w:citation/>
        </w:sdtPr>
        <w:sdtContent>
          <w:r w:rsidR="00797B5B" w:rsidRPr="00972D58">
            <w:rPr>
              <w:rFonts w:asciiTheme="majorHAnsi" w:hAnsiTheme="majorHAnsi"/>
              <w:sz w:val="24"/>
              <w:szCs w:val="24"/>
            </w:rPr>
            <w:fldChar w:fldCharType="begin"/>
          </w:r>
          <w:r w:rsidR="00797B5B" w:rsidRPr="00972D58">
            <w:rPr>
              <w:rFonts w:asciiTheme="majorHAnsi" w:hAnsiTheme="majorHAnsi"/>
              <w:sz w:val="24"/>
              <w:szCs w:val="24"/>
            </w:rPr>
            <w:instrText xml:space="preserve">CITATION Wan05 \p 25 \l 1033 </w:instrText>
          </w:r>
          <w:r w:rsidR="00797B5B" w:rsidRPr="00972D58">
            <w:rPr>
              <w:rFonts w:asciiTheme="majorHAnsi" w:hAnsiTheme="majorHAnsi"/>
              <w:sz w:val="24"/>
              <w:szCs w:val="24"/>
            </w:rPr>
            <w:fldChar w:fldCharType="separate"/>
          </w:r>
          <w:r w:rsidR="00797B5B" w:rsidRPr="00972D58">
            <w:rPr>
              <w:rFonts w:asciiTheme="majorHAnsi" w:hAnsiTheme="majorHAnsi"/>
              <w:noProof/>
              <w:sz w:val="24"/>
              <w:szCs w:val="24"/>
            </w:rPr>
            <w:t xml:space="preserve"> (Wang, 2005, p. 25)</w:t>
          </w:r>
          <w:r w:rsidR="00797B5B" w:rsidRPr="00972D58">
            <w:rPr>
              <w:rFonts w:asciiTheme="majorHAnsi" w:hAnsiTheme="majorHAnsi"/>
              <w:sz w:val="24"/>
              <w:szCs w:val="24"/>
            </w:rPr>
            <w:fldChar w:fldCharType="end"/>
          </w:r>
        </w:sdtContent>
      </w:sdt>
    </w:p>
    <w:p w:rsidR="00A9717E" w:rsidRPr="00972D58" w:rsidRDefault="00A9717E" w:rsidP="00972D58">
      <w:pPr>
        <w:pStyle w:val="ListParagraph"/>
        <w:jc w:val="both"/>
        <w:rPr>
          <w:rFonts w:asciiTheme="majorHAnsi" w:hAnsiTheme="majorHAnsi"/>
          <w:sz w:val="24"/>
          <w:szCs w:val="24"/>
        </w:rPr>
      </w:pPr>
    </w:p>
    <w:p w:rsidR="007055AF" w:rsidRPr="00972D58" w:rsidRDefault="007055AF" w:rsidP="00972D58">
      <w:pPr>
        <w:pStyle w:val="ListParagraph"/>
        <w:jc w:val="both"/>
        <w:rPr>
          <w:rFonts w:asciiTheme="majorHAnsi" w:hAnsiTheme="majorHAnsi"/>
          <w:sz w:val="24"/>
          <w:szCs w:val="24"/>
        </w:rPr>
      </w:pPr>
    </w:p>
    <w:p w:rsidR="00CC02C9" w:rsidRPr="00972D58" w:rsidRDefault="00CC02C9" w:rsidP="00972D58">
      <w:pPr>
        <w:pStyle w:val="ListParagraph"/>
        <w:numPr>
          <w:ilvl w:val="0"/>
          <w:numId w:val="2"/>
        </w:numPr>
        <w:jc w:val="both"/>
        <w:rPr>
          <w:rFonts w:asciiTheme="majorHAnsi" w:hAnsiTheme="majorHAnsi"/>
          <w:b/>
          <w:sz w:val="24"/>
          <w:szCs w:val="24"/>
        </w:rPr>
      </w:pPr>
      <w:r w:rsidRPr="00972D58">
        <w:rPr>
          <w:rFonts w:asciiTheme="majorHAnsi" w:hAnsiTheme="majorHAnsi"/>
          <w:b/>
          <w:sz w:val="24"/>
          <w:szCs w:val="24"/>
        </w:rPr>
        <w:t>Recent Modernization</w:t>
      </w:r>
    </w:p>
    <w:p w:rsidR="00B91E33" w:rsidRPr="00972D58" w:rsidRDefault="00B91E33"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Over the past 15 years, military spending in China has grown about 10 percent annually. The Chinese government's published 2011 military budget is about US$ 100 billion, the second largest in the world and up about 12.7 % from 2010 (US$ 87 billion) (but still only 1/7 of the U.S.'s). This figure </w:t>
      </w:r>
      <w:r w:rsidR="002162CD" w:rsidRPr="00972D58">
        <w:rPr>
          <w:rFonts w:asciiTheme="majorHAnsi" w:hAnsiTheme="majorHAnsi"/>
          <w:sz w:val="24"/>
          <w:szCs w:val="24"/>
        </w:rPr>
        <w:t>meant</w:t>
      </w:r>
      <w:r w:rsidRPr="00972D58">
        <w:rPr>
          <w:rFonts w:asciiTheme="majorHAnsi" w:hAnsiTheme="majorHAnsi"/>
          <w:sz w:val="24"/>
          <w:szCs w:val="24"/>
        </w:rPr>
        <w:t xml:space="preserve"> that for 2011, China's military expenditure as a percentage of GDP w</w:t>
      </w:r>
      <w:r w:rsidR="002162CD" w:rsidRPr="00972D58">
        <w:rPr>
          <w:rFonts w:asciiTheme="majorHAnsi" w:hAnsiTheme="majorHAnsi"/>
          <w:sz w:val="24"/>
          <w:szCs w:val="24"/>
        </w:rPr>
        <w:t>as</w:t>
      </w:r>
      <w:r w:rsidR="00485036">
        <w:rPr>
          <w:rFonts w:asciiTheme="majorHAnsi" w:hAnsiTheme="majorHAnsi"/>
          <w:sz w:val="24"/>
          <w:szCs w:val="24"/>
        </w:rPr>
        <w:t xml:space="preserve"> </w:t>
      </w:r>
      <w:r w:rsidRPr="00972D58">
        <w:rPr>
          <w:rFonts w:asciiTheme="majorHAnsi" w:hAnsiTheme="majorHAnsi"/>
          <w:sz w:val="24"/>
          <w:szCs w:val="24"/>
        </w:rPr>
        <w:t>1.4%.</w:t>
      </w:r>
      <w:sdt>
        <w:sdtPr>
          <w:rPr>
            <w:rFonts w:asciiTheme="majorHAnsi" w:hAnsiTheme="majorHAnsi"/>
            <w:sz w:val="24"/>
            <w:szCs w:val="24"/>
          </w:rPr>
          <w:id w:val="-848715319"/>
          <w:citation/>
        </w:sdtPr>
        <w:sdtContent>
          <w:r w:rsidR="00797B5B"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ANN11 \l 1033 </w:instrText>
          </w:r>
          <w:r w:rsidR="00797B5B"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(ANNUAL REPORT TO CONGRESS: Military and Security Developments Involving the People's Republic of China, 2011)</w:t>
          </w:r>
          <w:r w:rsidR="00797B5B" w:rsidRPr="00972D58">
            <w:rPr>
              <w:rFonts w:asciiTheme="majorHAnsi" w:hAnsiTheme="majorHAnsi"/>
              <w:sz w:val="24"/>
              <w:szCs w:val="24"/>
            </w:rPr>
            <w:fldChar w:fldCharType="end"/>
          </w:r>
        </w:sdtContent>
      </w:sdt>
      <w:r w:rsidR="00797B5B" w:rsidRPr="00972D58">
        <w:rPr>
          <w:rFonts w:asciiTheme="majorHAnsi" w:hAnsiTheme="majorHAnsi"/>
          <w:sz w:val="24"/>
          <w:szCs w:val="24"/>
        </w:rPr>
        <w:t xml:space="preserve"> </w:t>
      </w:r>
      <w:r w:rsidR="0050233B" w:rsidRPr="00972D58">
        <w:rPr>
          <w:rFonts w:asciiTheme="majorHAnsi" w:hAnsiTheme="majorHAnsi"/>
          <w:sz w:val="24"/>
          <w:szCs w:val="24"/>
        </w:rPr>
        <w:t>However, China’s actual defense-related expenditures are assumed to be much higher than this, with expenses related to research and development, strategic and paramilitary forces, and foreign arms procurement, among other items, all excluded from the formal budget. Organizations such as the</w:t>
      </w:r>
      <w:r w:rsidR="00797B5B" w:rsidRPr="00972D58">
        <w:rPr>
          <w:rFonts w:asciiTheme="majorHAnsi" w:hAnsiTheme="majorHAnsi"/>
          <w:sz w:val="24"/>
          <w:szCs w:val="24"/>
        </w:rPr>
        <w:t xml:space="preserve"> </w:t>
      </w:r>
      <w:r w:rsidR="0050233B" w:rsidRPr="00972D58">
        <w:rPr>
          <w:rFonts w:asciiTheme="majorHAnsi" w:hAnsiTheme="majorHAnsi"/>
          <w:sz w:val="24"/>
          <w:szCs w:val="24"/>
        </w:rPr>
        <w:t>I</w:t>
      </w:r>
      <w:r w:rsidR="00797B5B" w:rsidRPr="00972D58">
        <w:rPr>
          <w:rFonts w:asciiTheme="majorHAnsi" w:hAnsiTheme="majorHAnsi"/>
          <w:sz w:val="24"/>
          <w:szCs w:val="24"/>
        </w:rPr>
        <w:t>n</w:t>
      </w:r>
      <w:r w:rsidR="0050233B" w:rsidRPr="00972D58">
        <w:rPr>
          <w:rFonts w:asciiTheme="majorHAnsi" w:hAnsiTheme="majorHAnsi"/>
          <w:sz w:val="24"/>
          <w:szCs w:val="24"/>
        </w:rPr>
        <w:t>stit</w:t>
      </w:r>
      <w:r w:rsidR="00797B5B" w:rsidRPr="00972D58">
        <w:rPr>
          <w:rFonts w:asciiTheme="majorHAnsi" w:hAnsiTheme="majorHAnsi"/>
          <w:sz w:val="24"/>
          <w:szCs w:val="24"/>
        </w:rPr>
        <w:t>u</w:t>
      </w:r>
      <w:r w:rsidR="0050233B" w:rsidRPr="00972D58">
        <w:rPr>
          <w:rFonts w:asciiTheme="majorHAnsi" w:hAnsiTheme="majorHAnsi"/>
          <w:sz w:val="24"/>
          <w:szCs w:val="24"/>
        </w:rPr>
        <w:t>te</w:t>
      </w:r>
      <w:r w:rsidR="00797B5B" w:rsidRPr="00972D58">
        <w:rPr>
          <w:rFonts w:asciiTheme="majorHAnsi" w:hAnsiTheme="majorHAnsi"/>
          <w:sz w:val="24"/>
          <w:szCs w:val="24"/>
        </w:rPr>
        <w:t xml:space="preserve"> </w:t>
      </w:r>
      <w:r w:rsidR="0050233B" w:rsidRPr="00972D58">
        <w:rPr>
          <w:rFonts w:asciiTheme="majorHAnsi" w:hAnsiTheme="majorHAnsi"/>
          <w:sz w:val="24"/>
          <w:szCs w:val="24"/>
        </w:rPr>
        <w:t>for International Strategic Studies (IISS), the RAND Corporation, the Stockholm International Peace Research Instit</w:t>
      </w:r>
      <w:r w:rsidR="00797B5B" w:rsidRPr="00972D58">
        <w:rPr>
          <w:rFonts w:asciiTheme="majorHAnsi" w:hAnsiTheme="majorHAnsi"/>
          <w:sz w:val="24"/>
          <w:szCs w:val="24"/>
        </w:rPr>
        <w:t>u</w:t>
      </w:r>
      <w:r w:rsidR="0050233B" w:rsidRPr="00972D58">
        <w:rPr>
          <w:rFonts w:asciiTheme="majorHAnsi" w:hAnsiTheme="majorHAnsi"/>
          <w:sz w:val="24"/>
          <w:szCs w:val="24"/>
        </w:rPr>
        <w:t xml:space="preserve">te (SIPRI), and the IS DOD have each offered estimates of China’s actual annual defense expenditures based on various </w:t>
      </w:r>
      <w:proofErr w:type="spellStart"/>
      <w:r w:rsidR="0050233B" w:rsidRPr="00972D58">
        <w:rPr>
          <w:rFonts w:asciiTheme="majorHAnsi" w:hAnsiTheme="majorHAnsi"/>
          <w:sz w:val="24"/>
          <w:szCs w:val="24"/>
        </w:rPr>
        <w:t>standsrds</w:t>
      </w:r>
      <w:proofErr w:type="spellEnd"/>
      <w:r w:rsidR="0050233B" w:rsidRPr="00972D58">
        <w:rPr>
          <w:rFonts w:asciiTheme="majorHAnsi" w:hAnsiTheme="majorHAnsi"/>
          <w:sz w:val="24"/>
          <w:szCs w:val="24"/>
        </w:rPr>
        <w:t xml:space="preserve"> and models. DOD estimates are commonly the highest among them.</w:t>
      </w:r>
      <w:sdt>
        <w:sdtPr>
          <w:rPr>
            <w:rFonts w:asciiTheme="majorHAnsi" w:hAnsiTheme="majorHAnsi"/>
            <w:sz w:val="24"/>
            <w:szCs w:val="24"/>
          </w:rPr>
          <w:id w:val="-298222769"/>
          <w:citation/>
        </w:sdtPr>
        <w:sdtContent>
          <w:r w:rsidR="00797B5B" w:rsidRPr="00972D58">
            <w:rPr>
              <w:rFonts w:asciiTheme="majorHAnsi" w:hAnsiTheme="majorHAnsi"/>
              <w:sz w:val="24"/>
              <w:szCs w:val="24"/>
            </w:rPr>
            <w:fldChar w:fldCharType="begin"/>
          </w:r>
          <w:r w:rsidR="00797B5B" w:rsidRPr="00972D58">
            <w:rPr>
              <w:rFonts w:asciiTheme="majorHAnsi" w:hAnsiTheme="majorHAnsi"/>
              <w:sz w:val="24"/>
              <w:szCs w:val="24"/>
            </w:rPr>
            <w:instrText xml:space="preserve">CITATION Ber08 \p 192 \l 1033 </w:instrText>
          </w:r>
          <w:r w:rsidR="00797B5B" w:rsidRPr="00972D58">
            <w:rPr>
              <w:rFonts w:asciiTheme="majorHAnsi" w:hAnsiTheme="majorHAnsi"/>
              <w:sz w:val="24"/>
              <w:szCs w:val="24"/>
            </w:rPr>
            <w:fldChar w:fldCharType="separate"/>
          </w:r>
          <w:r w:rsidR="00797B5B" w:rsidRPr="00972D58">
            <w:rPr>
              <w:rFonts w:asciiTheme="majorHAnsi" w:hAnsiTheme="majorHAnsi"/>
              <w:noProof/>
              <w:sz w:val="24"/>
              <w:szCs w:val="24"/>
            </w:rPr>
            <w:t xml:space="preserve"> (Bergsten, 2008, p. 192)</w:t>
          </w:r>
          <w:r w:rsidR="00797B5B" w:rsidRPr="00972D58">
            <w:rPr>
              <w:rFonts w:asciiTheme="majorHAnsi" w:hAnsiTheme="majorHAnsi"/>
              <w:sz w:val="24"/>
              <w:szCs w:val="24"/>
            </w:rPr>
            <w:fldChar w:fldCharType="end"/>
          </w:r>
        </w:sdtContent>
      </w:sdt>
    </w:p>
    <w:p w:rsidR="00B91E33" w:rsidRPr="00972D58" w:rsidRDefault="00B91E33" w:rsidP="00972D58">
      <w:pPr>
        <w:pStyle w:val="ListParagraph"/>
        <w:ind w:firstLine="720"/>
        <w:jc w:val="both"/>
        <w:rPr>
          <w:rFonts w:asciiTheme="majorHAnsi" w:hAnsiTheme="majorHAnsi"/>
          <w:sz w:val="24"/>
          <w:szCs w:val="24"/>
        </w:rPr>
      </w:pPr>
      <w:r w:rsidRPr="00972D58">
        <w:rPr>
          <w:rFonts w:asciiTheme="majorHAnsi" w:hAnsiTheme="majorHAnsi"/>
          <w:sz w:val="24"/>
          <w:szCs w:val="24"/>
        </w:rPr>
        <w:t>Such spending in the defense sector has led to the thorough modernization of all of its forces including the ground force, navy, air force, second artillery corps, and in the expansion of electronic warfare capabilities.</w:t>
      </w:r>
    </w:p>
    <w:p w:rsidR="007055AF" w:rsidRPr="00972D58" w:rsidRDefault="007055AF" w:rsidP="00972D58">
      <w:pPr>
        <w:pStyle w:val="ListParagraph"/>
        <w:jc w:val="both"/>
        <w:rPr>
          <w:rFonts w:asciiTheme="majorHAnsi" w:hAnsiTheme="majorHAnsi"/>
          <w:sz w:val="24"/>
          <w:szCs w:val="24"/>
        </w:rPr>
      </w:pPr>
    </w:p>
    <w:p w:rsidR="00CC02C9" w:rsidRPr="00972D58" w:rsidRDefault="00CC02C9" w:rsidP="00972D58">
      <w:pPr>
        <w:pStyle w:val="ListParagraph"/>
        <w:numPr>
          <w:ilvl w:val="1"/>
          <w:numId w:val="2"/>
        </w:numPr>
        <w:jc w:val="both"/>
        <w:rPr>
          <w:rFonts w:asciiTheme="majorHAnsi" w:hAnsiTheme="majorHAnsi"/>
          <w:b/>
          <w:sz w:val="24"/>
          <w:szCs w:val="24"/>
        </w:rPr>
      </w:pPr>
      <w:r w:rsidRPr="00972D58">
        <w:rPr>
          <w:rFonts w:asciiTheme="majorHAnsi" w:hAnsiTheme="majorHAnsi"/>
          <w:b/>
          <w:sz w:val="24"/>
          <w:szCs w:val="24"/>
        </w:rPr>
        <w:t>PLA</w:t>
      </w:r>
      <w:r w:rsidR="00DE249D" w:rsidRPr="00972D58">
        <w:rPr>
          <w:rFonts w:asciiTheme="majorHAnsi" w:hAnsiTheme="majorHAnsi"/>
          <w:b/>
          <w:sz w:val="24"/>
          <w:szCs w:val="24"/>
        </w:rPr>
        <w:t xml:space="preserve"> Ground Force</w:t>
      </w:r>
    </w:p>
    <w:p w:rsidR="00DE249D"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Much, but not all, of the effort of modernization of the ground force has focused on units garrisoned nearest Taiwan. For example, a new amphibious assault vehicle has entered service in key units, improving the PLA’s capability to conduct amphibious attacks. Throughout the PLA, small numbers of modern main battle tanks, armored vehicles, self-propelled artillery, and air defense weapons have entered service in selected units. Concurrent with this modernization, PLA ground force training has begun to emphasize combined arms operations and long-range mobility.</w:t>
      </w:r>
    </w:p>
    <w:p w:rsidR="00B91E33"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While much of the PLA Ground Force was being reduced over the past few years, technology-intensive elements such as special operations forces (SOF), army aviation (helicopters), surface-to-air missiles (SAMs), and electronic warfare units have all been rapidly expanded. </w:t>
      </w:r>
    </w:p>
    <w:p w:rsidR="00DE249D"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lastRenderedPageBreak/>
        <w:t>The latest operational doctrine of the PLA ground forces highlights the importance of information technology, electronic and information warfare, and long-range precision strikes in future warfare. The older generation telephone/radio-based command, control, and communications (C3) systems are being replaced by an integrated battlefield information networks featuring local/wide-area networks (LAN/WAN), satellite communications, unmanned aerial vehicle (UAV)-based surveillance and reconnaissance systems, and mobile command and control centers</w:t>
      </w:r>
      <w:r w:rsidR="00797B5B" w:rsidRPr="00972D58">
        <w:rPr>
          <w:rFonts w:asciiTheme="majorHAnsi" w:hAnsiTheme="majorHAnsi"/>
          <w:sz w:val="24"/>
          <w:szCs w:val="24"/>
        </w:rPr>
        <w:t>.</w:t>
      </w:r>
      <w:sdt>
        <w:sdtPr>
          <w:rPr>
            <w:rFonts w:asciiTheme="majorHAnsi" w:hAnsiTheme="majorHAnsi"/>
            <w:sz w:val="24"/>
            <w:szCs w:val="24"/>
          </w:rPr>
          <w:id w:val="963318781"/>
          <w:citation/>
        </w:sdtPr>
        <w:sdtContent>
          <w:r w:rsidR="00797B5B"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ANN11 \l 1033 </w:instrText>
          </w:r>
          <w:r w:rsidR="00797B5B"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(ANNUAL REPORT TO CONGRESS: Military and Security Developments Involving the People's Republic of China, 2011)</w:t>
          </w:r>
          <w:r w:rsidR="00797B5B" w:rsidRPr="00972D58">
            <w:rPr>
              <w:rFonts w:asciiTheme="majorHAnsi" w:hAnsiTheme="majorHAnsi"/>
              <w:sz w:val="24"/>
              <w:szCs w:val="24"/>
            </w:rPr>
            <w:fldChar w:fldCharType="end"/>
          </w:r>
        </w:sdtContent>
      </w:sdt>
    </w:p>
    <w:p w:rsidR="007055AF" w:rsidRPr="00972D58" w:rsidRDefault="007055AF" w:rsidP="00972D58">
      <w:pPr>
        <w:pStyle w:val="ListParagraph"/>
        <w:ind w:left="1440"/>
        <w:jc w:val="both"/>
        <w:rPr>
          <w:rFonts w:asciiTheme="majorHAnsi" w:hAnsiTheme="majorHAnsi"/>
          <w:sz w:val="24"/>
          <w:szCs w:val="24"/>
        </w:rPr>
      </w:pPr>
    </w:p>
    <w:p w:rsidR="00CC02C9" w:rsidRPr="00972D58" w:rsidRDefault="00CC02C9" w:rsidP="00972D58">
      <w:pPr>
        <w:pStyle w:val="ListParagraph"/>
        <w:numPr>
          <w:ilvl w:val="1"/>
          <w:numId w:val="2"/>
        </w:numPr>
        <w:jc w:val="both"/>
        <w:rPr>
          <w:rFonts w:asciiTheme="majorHAnsi" w:hAnsiTheme="majorHAnsi"/>
          <w:b/>
          <w:sz w:val="24"/>
          <w:szCs w:val="24"/>
        </w:rPr>
      </w:pPr>
      <w:r w:rsidRPr="00972D58">
        <w:rPr>
          <w:rFonts w:asciiTheme="majorHAnsi" w:hAnsiTheme="majorHAnsi"/>
          <w:b/>
          <w:sz w:val="24"/>
          <w:szCs w:val="24"/>
        </w:rPr>
        <w:t>PLA</w:t>
      </w:r>
      <w:r w:rsidR="002162CD" w:rsidRPr="00972D58">
        <w:rPr>
          <w:rFonts w:asciiTheme="majorHAnsi" w:hAnsiTheme="majorHAnsi"/>
          <w:b/>
          <w:sz w:val="24"/>
          <w:szCs w:val="24"/>
        </w:rPr>
        <w:t xml:space="preserve"> Navy</w:t>
      </w:r>
    </w:p>
    <w:p w:rsidR="002620DA"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The PLA Navy has rapidly transformed from a large fleet of low-capability, single-mission platforms, to a leaner force equipped with more modern, multi-mission platforms</w:t>
      </w:r>
      <w:r w:rsidR="00B91E33" w:rsidRPr="00972D58">
        <w:rPr>
          <w:rFonts w:asciiTheme="majorHAnsi" w:hAnsiTheme="majorHAnsi"/>
          <w:sz w:val="24"/>
          <w:szCs w:val="24"/>
        </w:rPr>
        <w:t>,</w:t>
      </w:r>
      <w:r w:rsidRPr="00972D58">
        <w:rPr>
          <w:rFonts w:asciiTheme="majorHAnsi" w:hAnsiTheme="majorHAnsi"/>
          <w:sz w:val="24"/>
          <w:szCs w:val="24"/>
        </w:rPr>
        <w:t xml:space="preserve"> since the 1990s. </w:t>
      </w:r>
      <w:r w:rsidR="0050233B" w:rsidRPr="00972D58">
        <w:rPr>
          <w:rFonts w:asciiTheme="majorHAnsi" w:hAnsiTheme="majorHAnsi"/>
          <w:sz w:val="24"/>
          <w:szCs w:val="24"/>
        </w:rPr>
        <w:t>The PLA has invested heavily in submarines. It is believed to be close to deploying the world’s first “carrier-killer” ballistic missile desig</w:t>
      </w:r>
      <w:r w:rsidR="00797B5B" w:rsidRPr="00972D58">
        <w:rPr>
          <w:rFonts w:asciiTheme="majorHAnsi" w:hAnsiTheme="majorHAnsi"/>
          <w:sz w:val="24"/>
          <w:szCs w:val="24"/>
        </w:rPr>
        <w:t xml:space="preserve">ned to sink aircraft carriers while they are maneuvering at sea up to 1,500km offshore. </w:t>
      </w:r>
      <w:sdt>
        <w:sdtPr>
          <w:rPr>
            <w:rFonts w:asciiTheme="majorHAnsi" w:hAnsiTheme="majorHAnsi"/>
            <w:sz w:val="24"/>
            <w:szCs w:val="24"/>
          </w:rPr>
          <w:id w:val="-868834230"/>
          <w:citation/>
        </w:sdtPr>
        <w:sdtContent>
          <w:r w:rsidR="00797B5B" w:rsidRPr="00972D58">
            <w:rPr>
              <w:rFonts w:asciiTheme="majorHAnsi" w:hAnsiTheme="majorHAnsi"/>
              <w:sz w:val="24"/>
              <w:szCs w:val="24"/>
            </w:rPr>
            <w:fldChar w:fldCharType="begin"/>
          </w:r>
          <w:r w:rsidR="00797B5B" w:rsidRPr="00972D58">
            <w:rPr>
              <w:rFonts w:asciiTheme="majorHAnsi" w:hAnsiTheme="majorHAnsi"/>
              <w:sz w:val="24"/>
              <w:szCs w:val="24"/>
            </w:rPr>
            <w:instrText xml:space="preserve"> CITATION BBC11 \l 1033 </w:instrText>
          </w:r>
          <w:r w:rsidR="00797B5B" w:rsidRPr="00972D58">
            <w:rPr>
              <w:rFonts w:asciiTheme="majorHAnsi" w:hAnsiTheme="majorHAnsi"/>
              <w:sz w:val="24"/>
              <w:szCs w:val="24"/>
            </w:rPr>
            <w:fldChar w:fldCharType="separate"/>
          </w:r>
          <w:r w:rsidR="00797B5B" w:rsidRPr="00972D58">
            <w:rPr>
              <w:rFonts w:asciiTheme="majorHAnsi" w:hAnsiTheme="majorHAnsi"/>
              <w:noProof/>
              <w:sz w:val="24"/>
              <w:szCs w:val="24"/>
            </w:rPr>
            <w:t xml:space="preserve"> (BBC News, 2011)</w:t>
          </w:r>
          <w:r w:rsidR="00797B5B" w:rsidRPr="00972D58">
            <w:rPr>
              <w:rFonts w:asciiTheme="majorHAnsi" w:hAnsiTheme="majorHAnsi"/>
              <w:sz w:val="24"/>
              <w:szCs w:val="24"/>
            </w:rPr>
            <w:fldChar w:fldCharType="end"/>
          </w:r>
        </w:sdtContent>
      </w:sdt>
      <w:r w:rsidR="0050233B" w:rsidRPr="00972D58">
        <w:rPr>
          <w:rFonts w:asciiTheme="majorHAnsi" w:hAnsiTheme="majorHAnsi"/>
          <w:sz w:val="24"/>
          <w:szCs w:val="24"/>
        </w:rPr>
        <w:t xml:space="preserve"> </w:t>
      </w:r>
      <w:r w:rsidRPr="00972D58">
        <w:rPr>
          <w:rFonts w:asciiTheme="majorHAnsi" w:hAnsiTheme="majorHAnsi"/>
          <w:sz w:val="24"/>
          <w:szCs w:val="24"/>
        </w:rPr>
        <w:t xml:space="preserve">China continues to produce a new class of nuclear-powered ballistic missile submarine (SSBN). JIN-class (Type 094) SSBNs will eventually carry the JL-2 submarine-launched ballistic missile with an estimated range of some 7,400 km. The JIN and the JL-2 will give the PLA Navy its first credible sea-based nuclear capability. The Navy also </w:t>
      </w:r>
      <w:r w:rsidR="002162CD" w:rsidRPr="00972D58">
        <w:rPr>
          <w:rFonts w:asciiTheme="majorHAnsi" w:hAnsiTheme="majorHAnsi"/>
          <w:sz w:val="24"/>
          <w:szCs w:val="24"/>
        </w:rPr>
        <w:t>utilizes</w:t>
      </w:r>
      <w:r w:rsidRPr="00972D58">
        <w:rPr>
          <w:rFonts w:asciiTheme="majorHAnsi" w:hAnsiTheme="majorHAnsi"/>
          <w:sz w:val="24"/>
          <w:szCs w:val="24"/>
        </w:rPr>
        <w:t xml:space="preserve"> the CJ-10 naval cruise missile system, which made its first public appearance during late 2009.</w:t>
      </w:r>
      <w:sdt>
        <w:sdtPr>
          <w:rPr>
            <w:rFonts w:asciiTheme="majorHAnsi" w:hAnsiTheme="majorHAnsi"/>
            <w:sz w:val="24"/>
            <w:szCs w:val="24"/>
          </w:rPr>
          <w:id w:val="940949693"/>
          <w:citation/>
        </w:sdtPr>
        <w:sdtContent>
          <w:r w:rsidR="00797B5B"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ANN11 \l 1033 </w:instrText>
          </w:r>
          <w:r w:rsidR="00797B5B"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(ANNUAL REPORT TO CONGRESS: Military and Security Developments Involving the People's Republic of China, 2011)</w:t>
          </w:r>
          <w:r w:rsidR="00797B5B" w:rsidRPr="00972D58">
            <w:rPr>
              <w:rFonts w:asciiTheme="majorHAnsi" w:hAnsiTheme="majorHAnsi"/>
              <w:sz w:val="24"/>
              <w:szCs w:val="24"/>
            </w:rPr>
            <w:fldChar w:fldCharType="end"/>
          </w:r>
        </w:sdtContent>
      </w:sdt>
      <w:r w:rsidRPr="00972D58">
        <w:rPr>
          <w:rFonts w:asciiTheme="majorHAnsi" w:hAnsiTheme="majorHAnsi"/>
          <w:sz w:val="24"/>
          <w:szCs w:val="24"/>
        </w:rPr>
        <w:t xml:space="preserve"> </w:t>
      </w:r>
    </w:p>
    <w:p w:rsidR="001E4211" w:rsidRPr="00972D58" w:rsidRDefault="00B91E33"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China is also focusing on the modernization of amphibious attack capabilities in the South China Sea region. </w:t>
      </w:r>
      <w:r w:rsidR="001E4211" w:rsidRPr="00972D58">
        <w:rPr>
          <w:rFonts w:asciiTheme="majorHAnsi" w:hAnsiTheme="majorHAnsi"/>
          <w:sz w:val="24"/>
          <w:szCs w:val="24"/>
        </w:rPr>
        <w:t xml:space="preserve">The first large amphibious ship designed and built in China was the 4,100-ton </w:t>
      </w:r>
      <w:proofErr w:type="spellStart"/>
      <w:r w:rsidR="001E4211" w:rsidRPr="00972D58">
        <w:rPr>
          <w:rFonts w:asciiTheme="majorHAnsi" w:hAnsiTheme="majorHAnsi"/>
          <w:sz w:val="24"/>
          <w:szCs w:val="24"/>
        </w:rPr>
        <w:t>Yukan</w:t>
      </w:r>
      <w:proofErr w:type="spellEnd"/>
      <w:r w:rsidR="001E4211" w:rsidRPr="00972D58">
        <w:rPr>
          <w:rFonts w:asciiTheme="majorHAnsi" w:hAnsiTheme="majorHAnsi"/>
          <w:sz w:val="24"/>
          <w:szCs w:val="24"/>
        </w:rPr>
        <w:t xml:space="preserve">-class LST </w:t>
      </w:r>
      <w:r w:rsidR="002162CD" w:rsidRPr="00972D58">
        <w:rPr>
          <w:rFonts w:asciiTheme="majorHAnsi" w:hAnsiTheme="majorHAnsi"/>
          <w:sz w:val="24"/>
          <w:szCs w:val="24"/>
        </w:rPr>
        <w:t xml:space="preserve">(Landing Ship Tank) </w:t>
      </w:r>
      <w:r w:rsidR="001E4211" w:rsidRPr="00972D58">
        <w:rPr>
          <w:rFonts w:asciiTheme="majorHAnsi" w:hAnsiTheme="majorHAnsi"/>
          <w:sz w:val="24"/>
          <w:szCs w:val="24"/>
        </w:rPr>
        <w:t>in 1979. A larger 20,000-ton Type 071 landing platform dock (LPD) under construction in Dalian since 2004 was launched in December 2007.</w:t>
      </w:r>
      <w:r w:rsidR="00762D6D" w:rsidRPr="00972D58">
        <w:rPr>
          <w:rFonts w:asciiTheme="majorHAnsi" w:hAnsiTheme="majorHAnsi"/>
          <w:sz w:val="24"/>
          <w:szCs w:val="24"/>
        </w:rPr>
        <w:t xml:space="preserve"> </w:t>
      </w:r>
    </w:p>
    <w:p w:rsidR="00762D6D" w:rsidRPr="00972D58" w:rsidRDefault="002620DA"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In the meantime, the PLAN </w:t>
      </w:r>
      <w:proofErr w:type="gramStart"/>
      <w:r w:rsidRPr="00972D58">
        <w:rPr>
          <w:rFonts w:asciiTheme="majorHAnsi" w:hAnsiTheme="majorHAnsi"/>
          <w:sz w:val="24"/>
          <w:szCs w:val="24"/>
        </w:rPr>
        <w:t>marines</w:t>
      </w:r>
      <w:proofErr w:type="gramEnd"/>
      <w:r w:rsidRPr="00972D58">
        <w:rPr>
          <w:rFonts w:asciiTheme="majorHAnsi" w:hAnsiTheme="majorHAnsi"/>
          <w:sz w:val="24"/>
          <w:szCs w:val="24"/>
        </w:rPr>
        <w:t xml:space="preserve"> corps, although under the PLAN, appears to be completely separate from the PLA or PLAN sailors. It</w:t>
      </w:r>
      <w:r w:rsidR="001E4211" w:rsidRPr="00972D58">
        <w:rPr>
          <w:rFonts w:asciiTheme="majorHAnsi" w:hAnsiTheme="majorHAnsi"/>
          <w:sz w:val="24"/>
          <w:szCs w:val="24"/>
        </w:rPr>
        <w:t xml:space="preserve"> has its own amphibious vessels, although they are observed frequently being used for logistics missions. This makes it difficult to say whether China has a credible amphibious force if the PLAN were to be ordered to invade Taiwan or any other coastline. Additionally, the recent production of additional large amphibious landing craft, like the </w:t>
      </w:r>
      <w:proofErr w:type="spellStart"/>
      <w:r w:rsidR="001E4211" w:rsidRPr="00972D58">
        <w:rPr>
          <w:rFonts w:asciiTheme="majorHAnsi" w:hAnsiTheme="majorHAnsi"/>
          <w:sz w:val="24"/>
          <w:szCs w:val="24"/>
        </w:rPr>
        <w:t>Yuting</w:t>
      </w:r>
      <w:proofErr w:type="spellEnd"/>
      <w:r w:rsidR="001E4211" w:rsidRPr="00972D58">
        <w:rPr>
          <w:rFonts w:asciiTheme="majorHAnsi" w:hAnsiTheme="majorHAnsi"/>
          <w:sz w:val="24"/>
          <w:szCs w:val="24"/>
        </w:rPr>
        <w:t xml:space="preserve"> IIIs and LPDs, could indicate plans for large and distant landings.</w:t>
      </w:r>
      <w:r w:rsidR="00690334" w:rsidRPr="00972D58">
        <w:rPr>
          <w:rFonts w:asciiTheme="majorHAnsi" w:hAnsiTheme="majorHAnsi"/>
          <w:sz w:val="24"/>
          <w:szCs w:val="24"/>
        </w:rPr>
        <w:t xml:space="preserve"> </w:t>
      </w:r>
      <w:sdt>
        <w:sdtPr>
          <w:rPr>
            <w:rFonts w:asciiTheme="majorHAnsi" w:hAnsiTheme="majorHAnsi"/>
            <w:sz w:val="24"/>
            <w:szCs w:val="24"/>
          </w:rPr>
          <w:id w:val="690965987"/>
          <w:citation/>
        </w:sdtPr>
        <w:sdtContent>
          <w:r w:rsidR="00690334"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Bus11 \p 96-97 \l 1033 </w:instrText>
          </w:r>
          <w:r w:rsidR="00690334" w:rsidRPr="00972D58">
            <w:rPr>
              <w:rFonts w:asciiTheme="majorHAnsi" w:hAnsiTheme="majorHAnsi"/>
              <w:sz w:val="24"/>
              <w:szCs w:val="24"/>
            </w:rPr>
            <w:fldChar w:fldCharType="separate"/>
          </w:r>
          <w:r w:rsidR="00690334" w:rsidRPr="00972D58">
            <w:rPr>
              <w:rFonts w:asciiTheme="majorHAnsi" w:hAnsiTheme="majorHAnsi"/>
              <w:noProof/>
              <w:sz w:val="24"/>
              <w:szCs w:val="24"/>
            </w:rPr>
            <w:t>(Bussert &amp; Elleman, 2011, pp. 96-97)</w:t>
          </w:r>
          <w:r w:rsidR="00690334" w:rsidRPr="00972D58">
            <w:rPr>
              <w:rFonts w:asciiTheme="majorHAnsi" w:hAnsiTheme="majorHAnsi"/>
              <w:sz w:val="24"/>
              <w:szCs w:val="24"/>
            </w:rPr>
            <w:fldChar w:fldCharType="end"/>
          </w:r>
        </w:sdtContent>
      </w:sdt>
    </w:p>
    <w:p w:rsidR="00DE249D"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lastRenderedPageBreak/>
        <w:t>China’s first aircraft carrier, a renovated build of the Soviet ex-VARYAG, began sea trials in August</w:t>
      </w:r>
      <w:r w:rsidR="00762D6D" w:rsidRPr="00972D58">
        <w:rPr>
          <w:rFonts w:asciiTheme="majorHAnsi" w:hAnsiTheme="majorHAnsi"/>
          <w:sz w:val="24"/>
          <w:szCs w:val="24"/>
        </w:rPr>
        <w:t xml:space="preserve"> 2011.</w:t>
      </w:r>
      <w:r w:rsidRPr="00972D58">
        <w:rPr>
          <w:rFonts w:asciiTheme="majorHAnsi" w:hAnsiTheme="majorHAnsi"/>
          <w:sz w:val="24"/>
          <w:szCs w:val="24"/>
        </w:rPr>
        <w:t xml:space="preserve"> </w:t>
      </w:r>
      <w:r w:rsidR="00B91E33" w:rsidRPr="00972D58">
        <w:rPr>
          <w:rFonts w:asciiTheme="majorHAnsi" w:hAnsiTheme="majorHAnsi"/>
          <w:sz w:val="24"/>
          <w:szCs w:val="24"/>
        </w:rPr>
        <w:t xml:space="preserve">The possession of the aircraft carrier is seen by Chinese leaders as a “symbol of power”, and </w:t>
      </w:r>
      <w:r w:rsidR="0009706C" w:rsidRPr="00972D58">
        <w:rPr>
          <w:rFonts w:asciiTheme="majorHAnsi" w:hAnsiTheme="majorHAnsi"/>
          <w:sz w:val="24"/>
          <w:szCs w:val="24"/>
        </w:rPr>
        <w:t>it is not expected to be functional in any major military operation any time soon.</w:t>
      </w:r>
      <w:sdt>
        <w:sdtPr>
          <w:rPr>
            <w:rFonts w:asciiTheme="majorHAnsi" w:hAnsiTheme="majorHAnsi"/>
            <w:sz w:val="24"/>
            <w:szCs w:val="24"/>
          </w:rPr>
          <w:id w:val="-2004817793"/>
          <w:citation/>
        </w:sdtPr>
        <w:sdtContent>
          <w:r w:rsidR="00690334"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 CITATION BBC11 \l 1033 </w:instrText>
          </w:r>
          <w:r w:rsidR="00690334"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(BBC News, 2011)</w:t>
          </w:r>
          <w:r w:rsidR="00690334" w:rsidRPr="00972D58">
            <w:rPr>
              <w:rFonts w:asciiTheme="majorHAnsi" w:hAnsiTheme="majorHAnsi"/>
              <w:sz w:val="24"/>
              <w:szCs w:val="24"/>
            </w:rPr>
            <w:fldChar w:fldCharType="end"/>
          </w:r>
        </w:sdtContent>
      </w:sdt>
      <w:r w:rsidR="0009706C" w:rsidRPr="00972D58">
        <w:rPr>
          <w:rFonts w:asciiTheme="majorHAnsi" w:hAnsiTheme="majorHAnsi"/>
          <w:sz w:val="24"/>
          <w:szCs w:val="24"/>
        </w:rPr>
        <w:t xml:space="preserve"> It is also </w:t>
      </w:r>
      <w:r w:rsidR="00762D6D" w:rsidRPr="00972D58">
        <w:rPr>
          <w:rFonts w:asciiTheme="majorHAnsi" w:hAnsiTheme="majorHAnsi"/>
          <w:sz w:val="24"/>
          <w:szCs w:val="24"/>
        </w:rPr>
        <w:t>l</w:t>
      </w:r>
      <w:r w:rsidR="0009706C" w:rsidRPr="00972D58">
        <w:rPr>
          <w:rFonts w:asciiTheme="majorHAnsi" w:hAnsiTheme="majorHAnsi"/>
          <w:sz w:val="24"/>
          <w:szCs w:val="24"/>
        </w:rPr>
        <w:t>ikely to have defects such as the absence of arrestor wires as shown by satellite images.</w:t>
      </w:r>
      <w:sdt>
        <w:sdtPr>
          <w:rPr>
            <w:rFonts w:asciiTheme="majorHAnsi" w:hAnsiTheme="majorHAnsi"/>
            <w:sz w:val="24"/>
            <w:szCs w:val="24"/>
          </w:rPr>
          <w:id w:val="477424050"/>
          <w:citation/>
        </w:sdtPr>
        <w:sdtContent>
          <w:r w:rsidR="00690334"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 CITATION Har11 \l 1033 </w:instrText>
          </w:r>
          <w:r w:rsidR="00690334"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(Harding, 2011)</w:t>
          </w:r>
          <w:r w:rsidR="00690334" w:rsidRPr="00972D58">
            <w:rPr>
              <w:rFonts w:asciiTheme="majorHAnsi" w:hAnsiTheme="majorHAnsi"/>
              <w:sz w:val="24"/>
              <w:szCs w:val="24"/>
            </w:rPr>
            <w:fldChar w:fldCharType="end"/>
          </w:r>
        </w:sdtContent>
      </w:sdt>
      <w:r w:rsidR="00690334" w:rsidRPr="00972D58">
        <w:rPr>
          <w:rFonts w:asciiTheme="majorHAnsi" w:hAnsiTheme="majorHAnsi"/>
          <w:sz w:val="24"/>
          <w:szCs w:val="24"/>
        </w:rPr>
        <w:t xml:space="preserve"> </w:t>
      </w:r>
      <w:r w:rsidR="0009706C" w:rsidRPr="00972D58">
        <w:rPr>
          <w:rFonts w:asciiTheme="majorHAnsi" w:hAnsiTheme="majorHAnsi"/>
          <w:sz w:val="24"/>
          <w:szCs w:val="24"/>
        </w:rPr>
        <w:t>This development, however, definitely indicates the focus of the PLA in expanding its reach beyond immediate maritime proximity.</w:t>
      </w:r>
    </w:p>
    <w:p w:rsidR="007055AF" w:rsidRPr="00972D58" w:rsidRDefault="007055AF" w:rsidP="00972D58">
      <w:pPr>
        <w:pStyle w:val="ListParagraph"/>
        <w:jc w:val="both"/>
        <w:rPr>
          <w:rFonts w:asciiTheme="majorHAnsi" w:hAnsiTheme="majorHAnsi"/>
          <w:sz w:val="24"/>
          <w:szCs w:val="24"/>
        </w:rPr>
      </w:pPr>
    </w:p>
    <w:p w:rsidR="007055AF" w:rsidRPr="00972D58" w:rsidRDefault="007055AF" w:rsidP="00972D58">
      <w:pPr>
        <w:pStyle w:val="ListParagraph"/>
        <w:ind w:left="1440"/>
        <w:jc w:val="both"/>
        <w:rPr>
          <w:rFonts w:asciiTheme="majorHAnsi" w:hAnsiTheme="majorHAnsi"/>
          <w:sz w:val="24"/>
          <w:szCs w:val="24"/>
        </w:rPr>
      </w:pPr>
    </w:p>
    <w:p w:rsidR="00CC02C9" w:rsidRPr="00972D58" w:rsidRDefault="00CC02C9" w:rsidP="00972D58">
      <w:pPr>
        <w:pStyle w:val="ListParagraph"/>
        <w:numPr>
          <w:ilvl w:val="1"/>
          <w:numId w:val="2"/>
        </w:numPr>
        <w:jc w:val="both"/>
        <w:rPr>
          <w:rFonts w:asciiTheme="majorHAnsi" w:hAnsiTheme="majorHAnsi"/>
          <w:b/>
          <w:sz w:val="24"/>
          <w:szCs w:val="24"/>
        </w:rPr>
      </w:pPr>
      <w:r w:rsidRPr="00972D58">
        <w:rPr>
          <w:rFonts w:asciiTheme="majorHAnsi" w:hAnsiTheme="majorHAnsi"/>
          <w:b/>
          <w:sz w:val="24"/>
          <w:szCs w:val="24"/>
        </w:rPr>
        <w:t>PLA</w:t>
      </w:r>
      <w:r w:rsidR="003A4608" w:rsidRPr="00972D58">
        <w:rPr>
          <w:rFonts w:asciiTheme="majorHAnsi" w:hAnsiTheme="majorHAnsi"/>
          <w:b/>
          <w:sz w:val="24"/>
          <w:szCs w:val="24"/>
        </w:rPr>
        <w:t xml:space="preserve"> </w:t>
      </w:r>
      <w:r w:rsidRPr="00972D58">
        <w:rPr>
          <w:rFonts w:asciiTheme="majorHAnsi" w:hAnsiTheme="majorHAnsi"/>
          <w:b/>
          <w:sz w:val="24"/>
          <w:szCs w:val="24"/>
        </w:rPr>
        <w:t>A</w:t>
      </w:r>
      <w:r w:rsidR="003A4608" w:rsidRPr="00972D58">
        <w:rPr>
          <w:rFonts w:asciiTheme="majorHAnsi" w:hAnsiTheme="majorHAnsi"/>
          <w:b/>
          <w:sz w:val="24"/>
          <w:szCs w:val="24"/>
        </w:rPr>
        <w:t xml:space="preserve">ir </w:t>
      </w:r>
      <w:r w:rsidRPr="00972D58">
        <w:rPr>
          <w:rFonts w:asciiTheme="majorHAnsi" w:hAnsiTheme="majorHAnsi"/>
          <w:b/>
          <w:sz w:val="24"/>
          <w:szCs w:val="24"/>
        </w:rPr>
        <w:t>F</w:t>
      </w:r>
      <w:r w:rsidR="003A4608" w:rsidRPr="00972D58">
        <w:rPr>
          <w:rFonts w:asciiTheme="majorHAnsi" w:hAnsiTheme="majorHAnsi"/>
          <w:b/>
          <w:sz w:val="24"/>
          <w:szCs w:val="24"/>
        </w:rPr>
        <w:t>orce</w:t>
      </w:r>
    </w:p>
    <w:p w:rsidR="0009706C" w:rsidRPr="00972D58" w:rsidRDefault="00762D6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In</w:t>
      </w:r>
      <w:r w:rsidR="0009706C" w:rsidRPr="00972D58">
        <w:rPr>
          <w:rFonts w:asciiTheme="majorHAnsi" w:hAnsiTheme="majorHAnsi"/>
          <w:sz w:val="24"/>
          <w:szCs w:val="24"/>
        </w:rPr>
        <w:t xml:space="preserve"> the PLA Air Force, the modernization effort has seen the steady introduction of new fighters, including Su-27s and Su-30s acquired from Russia, as well as the indigenously developed J-10.</w:t>
      </w:r>
      <w:sdt>
        <w:sdtPr>
          <w:rPr>
            <w:rFonts w:asciiTheme="majorHAnsi" w:hAnsiTheme="majorHAnsi"/>
            <w:sz w:val="24"/>
            <w:szCs w:val="24"/>
          </w:rPr>
          <w:id w:val="549659213"/>
          <w:citation/>
        </w:sdtPr>
        <w:sdtContent>
          <w:r w:rsidR="00690334"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Che12 \p 3 \l 1033 </w:instrText>
          </w:r>
          <w:r w:rsidR="00690334"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(Cheng, 2012, p. 3)</w:t>
          </w:r>
          <w:r w:rsidR="00690334" w:rsidRPr="00972D58">
            <w:rPr>
              <w:rFonts w:asciiTheme="majorHAnsi" w:hAnsiTheme="majorHAnsi"/>
              <w:sz w:val="24"/>
              <w:szCs w:val="24"/>
            </w:rPr>
            <w:fldChar w:fldCharType="end"/>
          </w:r>
        </w:sdtContent>
      </w:sdt>
      <w:r w:rsidRPr="00972D58">
        <w:rPr>
          <w:rFonts w:asciiTheme="majorHAnsi" w:hAnsiTheme="majorHAnsi"/>
          <w:sz w:val="24"/>
          <w:szCs w:val="24"/>
        </w:rPr>
        <w:t xml:space="preserve"> </w:t>
      </w:r>
    </w:p>
    <w:p w:rsidR="00DE249D"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China is upgrading its B-6 bomber fleet (originally adapted from the Soviet Tu-16) with a new, longer-range variant that will be armed with a new long-range cruise missile. The PLA Air Force has continued expanding its inventory of long-range, advanced SAM</w:t>
      </w:r>
      <w:r w:rsidR="00762D6D" w:rsidRPr="00972D58">
        <w:rPr>
          <w:rFonts w:asciiTheme="majorHAnsi" w:hAnsiTheme="majorHAnsi"/>
          <w:sz w:val="24"/>
          <w:szCs w:val="24"/>
        </w:rPr>
        <w:t xml:space="preserve"> (Surface to Air Missile)</w:t>
      </w:r>
      <w:r w:rsidRPr="00972D58">
        <w:rPr>
          <w:rFonts w:asciiTheme="majorHAnsi" w:hAnsiTheme="majorHAnsi"/>
          <w:sz w:val="24"/>
          <w:szCs w:val="24"/>
        </w:rPr>
        <w:t xml:space="preserve"> systems and now possesses one of the largest such forces in the world. Over the past five years, China has acquired multiple SA-20 PMU2 battalions, the most advanced SAM system Russia exports. It has also introduced the indigenously designed HQ-9</w:t>
      </w:r>
      <w:r w:rsidR="00762D6D" w:rsidRPr="00972D58">
        <w:rPr>
          <w:rFonts w:asciiTheme="majorHAnsi" w:hAnsiTheme="majorHAnsi"/>
          <w:sz w:val="24"/>
          <w:szCs w:val="24"/>
        </w:rPr>
        <w:t xml:space="preserve"> surface to air missile system</w:t>
      </w:r>
      <w:r w:rsidRPr="00972D58">
        <w:rPr>
          <w:rFonts w:asciiTheme="majorHAnsi" w:hAnsiTheme="majorHAnsi"/>
          <w:sz w:val="24"/>
          <w:szCs w:val="24"/>
        </w:rPr>
        <w:t xml:space="preserve">. China’s aviation industry is </w:t>
      </w:r>
      <w:r w:rsidR="0009706C" w:rsidRPr="00972D58">
        <w:rPr>
          <w:rFonts w:asciiTheme="majorHAnsi" w:hAnsiTheme="majorHAnsi"/>
          <w:sz w:val="24"/>
          <w:szCs w:val="24"/>
        </w:rPr>
        <w:t xml:space="preserve">also </w:t>
      </w:r>
      <w:r w:rsidRPr="00972D58">
        <w:rPr>
          <w:rFonts w:asciiTheme="majorHAnsi" w:hAnsiTheme="majorHAnsi"/>
          <w:sz w:val="24"/>
          <w:szCs w:val="24"/>
        </w:rPr>
        <w:t>developing several types of airborne early warning and control system (AWACS) aircraft. These include the KJ-200, based on the Y-8 airframe, for AWACS as well as intelligence collection and maritime surveillance, and the KJ-2000, based on a modified Russian IL-76 airframe.</w:t>
      </w:r>
      <w:sdt>
        <w:sdtPr>
          <w:rPr>
            <w:rFonts w:asciiTheme="majorHAnsi" w:hAnsiTheme="majorHAnsi"/>
            <w:sz w:val="24"/>
            <w:szCs w:val="24"/>
          </w:rPr>
          <w:id w:val="418383567"/>
          <w:citation/>
        </w:sdtPr>
        <w:sdtContent>
          <w:r w:rsidR="00690334"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ANN11 \l 1033 </w:instrText>
          </w:r>
          <w:r w:rsidR="00690334"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(ANNUAL REPORT TO CONGRESS: Military and Security Developments Involving the People's Republic of China, 2011)</w:t>
          </w:r>
          <w:r w:rsidR="00690334" w:rsidRPr="00972D58">
            <w:rPr>
              <w:rFonts w:asciiTheme="majorHAnsi" w:hAnsiTheme="majorHAnsi"/>
              <w:sz w:val="24"/>
              <w:szCs w:val="24"/>
            </w:rPr>
            <w:fldChar w:fldCharType="end"/>
          </w:r>
        </w:sdtContent>
      </w:sdt>
      <w:r w:rsidR="00762D6D" w:rsidRPr="00972D58">
        <w:rPr>
          <w:rFonts w:asciiTheme="majorHAnsi" w:hAnsiTheme="majorHAnsi"/>
          <w:sz w:val="24"/>
          <w:szCs w:val="24"/>
        </w:rPr>
        <w:t xml:space="preserve"> </w:t>
      </w:r>
    </w:p>
    <w:p w:rsidR="0009706C" w:rsidRPr="00972D58" w:rsidRDefault="0009706C"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Despite government policies promoting domestic avionics, Chinese upgrade programs for military and civil aircraft have relied heavily on foreign imports. Avionic instruments imports include those from Russia, Italy, Britain and Israel. Nonetheless, it is starting to collaborate with the global avionics market to jointly produce equipment.</w:t>
      </w:r>
      <w:sdt>
        <w:sdtPr>
          <w:rPr>
            <w:rFonts w:asciiTheme="majorHAnsi" w:hAnsiTheme="majorHAnsi"/>
            <w:sz w:val="24"/>
            <w:szCs w:val="24"/>
          </w:rPr>
          <w:id w:val="-801927248"/>
          <w:citation/>
        </w:sdtPr>
        <w:sdtContent>
          <w:r w:rsidR="00690334"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Bus11 \p 106-107 \l 1033 </w:instrText>
          </w:r>
          <w:r w:rsidR="00690334"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(Bussert &amp; Elleman, 2011, pp. 106-107)</w:t>
          </w:r>
          <w:r w:rsidR="00690334" w:rsidRPr="00972D58">
            <w:rPr>
              <w:rFonts w:asciiTheme="majorHAnsi" w:hAnsiTheme="majorHAnsi"/>
              <w:sz w:val="24"/>
              <w:szCs w:val="24"/>
            </w:rPr>
            <w:fldChar w:fldCharType="end"/>
          </w:r>
        </w:sdtContent>
      </w:sdt>
      <w:r w:rsidRPr="00972D58">
        <w:rPr>
          <w:rFonts w:asciiTheme="majorHAnsi" w:hAnsiTheme="majorHAnsi"/>
          <w:sz w:val="24"/>
          <w:szCs w:val="24"/>
        </w:rPr>
        <w:t xml:space="preserve"> </w:t>
      </w:r>
    </w:p>
    <w:p w:rsidR="0009706C" w:rsidRPr="00972D58" w:rsidRDefault="0009706C" w:rsidP="00972D58">
      <w:pPr>
        <w:pStyle w:val="ListParagraph"/>
        <w:ind w:left="1440"/>
        <w:jc w:val="both"/>
        <w:rPr>
          <w:rFonts w:asciiTheme="majorHAnsi" w:hAnsiTheme="majorHAnsi"/>
          <w:sz w:val="24"/>
          <w:szCs w:val="24"/>
        </w:rPr>
      </w:pPr>
    </w:p>
    <w:p w:rsidR="007055AF" w:rsidRPr="00972D58" w:rsidRDefault="007055AF" w:rsidP="00972D58">
      <w:pPr>
        <w:pStyle w:val="ListParagraph"/>
        <w:ind w:left="1440"/>
        <w:jc w:val="both"/>
        <w:rPr>
          <w:rFonts w:asciiTheme="majorHAnsi" w:hAnsiTheme="majorHAnsi"/>
          <w:sz w:val="24"/>
          <w:szCs w:val="24"/>
        </w:rPr>
      </w:pPr>
    </w:p>
    <w:p w:rsidR="007055AF" w:rsidRPr="00972D58" w:rsidRDefault="00AF7E12" w:rsidP="00972D58">
      <w:pPr>
        <w:pStyle w:val="ListParagraph"/>
        <w:numPr>
          <w:ilvl w:val="1"/>
          <w:numId w:val="2"/>
        </w:numPr>
        <w:jc w:val="both"/>
        <w:rPr>
          <w:rFonts w:asciiTheme="majorHAnsi" w:hAnsiTheme="majorHAnsi"/>
          <w:b/>
          <w:sz w:val="24"/>
          <w:szCs w:val="24"/>
        </w:rPr>
      </w:pPr>
      <w:r>
        <w:rPr>
          <w:rFonts w:asciiTheme="majorHAnsi" w:hAnsiTheme="majorHAnsi"/>
          <w:b/>
          <w:sz w:val="24"/>
          <w:szCs w:val="24"/>
        </w:rPr>
        <w:t xml:space="preserve">PLA </w:t>
      </w:r>
      <w:r w:rsidR="00CC02C9" w:rsidRPr="00972D58">
        <w:rPr>
          <w:rFonts w:asciiTheme="majorHAnsi" w:hAnsiTheme="majorHAnsi"/>
          <w:b/>
          <w:sz w:val="24"/>
          <w:szCs w:val="24"/>
        </w:rPr>
        <w:t>Second Artillery Corps</w:t>
      </w:r>
    </w:p>
    <w:p w:rsidR="00DE249D"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By December 2010, the PLA had deployed between 1,000 and 1,200 short-range ballistic missiles (SRBM) to units opposite Taiwan.</w:t>
      </w:r>
    </w:p>
    <w:p w:rsidR="00DE249D" w:rsidRPr="00972D58" w:rsidRDefault="00DE249D" w:rsidP="00972D58">
      <w:pPr>
        <w:pStyle w:val="ListParagraph"/>
        <w:ind w:left="1440"/>
        <w:jc w:val="both"/>
        <w:rPr>
          <w:rFonts w:asciiTheme="majorHAnsi" w:hAnsiTheme="majorHAnsi"/>
          <w:sz w:val="24"/>
          <w:szCs w:val="24"/>
        </w:rPr>
      </w:pPr>
      <w:r w:rsidRPr="00972D58">
        <w:rPr>
          <w:rFonts w:asciiTheme="majorHAnsi" w:hAnsiTheme="majorHAnsi"/>
          <w:sz w:val="24"/>
          <w:szCs w:val="24"/>
        </w:rPr>
        <w:lastRenderedPageBreak/>
        <w:t>China is developing an anti-ship ballistic missile (ASBM) based on a variant of the CSS-5 medium-range ballistic missile (MRBM). Known as the DF-21D, this missile is intended to provide the PLA the capability to attack large ships, including aircraft carriers, in the western Pacific Ocean. The DF-21D has a range exceeding 1,500 km and is armed with a maneuverable warhead.</w:t>
      </w:r>
    </w:p>
    <w:p w:rsidR="00DE249D" w:rsidRPr="00972D58" w:rsidRDefault="00DE249D" w:rsidP="00972D58">
      <w:pPr>
        <w:pStyle w:val="ListParagraph"/>
        <w:ind w:left="1440"/>
        <w:jc w:val="both"/>
        <w:rPr>
          <w:rFonts w:asciiTheme="majorHAnsi" w:hAnsiTheme="majorHAnsi"/>
          <w:sz w:val="24"/>
          <w:szCs w:val="24"/>
        </w:rPr>
      </w:pPr>
      <w:r w:rsidRPr="00972D58">
        <w:rPr>
          <w:rFonts w:asciiTheme="majorHAnsi" w:hAnsiTheme="majorHAnsi"/>
          <w:sz w:val="24"/>
          <w:szCs w:val="24"/>
        </w:rPr>
        <w:t>China is modernizing its nuclear forces by adding more survivable delivery systems. In recent years, the road mobile, solid propellant CSS-10 Mod 1 and CSS-10 Mod 2 (DF-31 and DF-31A) intercontinental-range ballistic missiles (ICBMs) have entered service. The CSS-10 Mod 2, with a range in excess of 11,200 km, can reach most locations within the continental United States.</w:t>
      </w:r>
    </w:p>
    <w:p w:rsidR="0009706C" w:rsidRPr="00972D58" w:rsidRDefault="0009706C"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China is also currently working on a range of technologies to attempt to counter U.S. and other countries’ ballistic missile defense systems, including maneuvering re-entry vehicles, </w:t>
      </w:r>
      <w:r w:rsidR="008F1555" w:rsidRPr="00972D58">
        <w:rPr>
          <w:rFonts w:asciiTheme="majorHAnsi" w:hAnsiTheme="majorHAnsi"/>
          <w:sz w:val="24"/>
          <w:szCs w:val="24"/>
        </w:rPr>
        <w:t>multiple independently targetable re-entry vehicles (</w:t>
      </w:r>
      <w:r w:rsidRPr="00972D58">
        <w:rPr>
          <w:rFonts w:asciiTheme="majorHAnsi" w:hAnsiTheme="majorHAnsi"/>
          <w:sz w:val="24"/>
          <w:szCs w:val="24"/>
        </w:rPr>
        <w:t>MIRVs</w:t>
      </w:r>
      <w:r w:rsidR="008F1555" w:rsidRPr="00972D58">
        <w:rPr>
          <w:rFonts w:asciiTheme="majorHAnsi" w:hAnsiTheme="majorHAnsi"/>
          <w:sz w:val="24"/>
          <w:szCs w:val="24"/>
        </w:rPr>
        <w:t>)</w:t>
      </w:r>
      <w:r w:rsidRPr="00972D58">
        <w:rPr>
          <w:rFonts w:asciiTheme="majorHAnsi" w:hAnsiTheme="majorHAnsi"/>
          <w:sz w:val="24"/>
          <w:szCs w:val="24"/>
        </w:rPr>
        <w:t>, decoys, chaff, jamming, thermal shielding, and anti-satellite (ASAT) weapons.</w:t>
      </w:r>
      <w:sdt>
        <w:sdtPr>
          <w:rPr>
            <w:rFonts w:asciiTheme="majorHAnsi" w:hAnsiTheme="majorHAnsi"/>
            <w:sz w:val="24"/>
            <w:szCs w:val="24"/>
          </w:rPr>
          <w:id w:val="826177740"/>
          <w:citation/>
        </w:sdtPr>
        <w:sdtContent>
          <w:r w:rsidR="00690334" w:rsidRPr="00972D58">
            <w:rPr>
              <w:rFonts w:asciiTheme="majorHAnsi" w:hAnsiTheme="majorHAnsi"/>
              <w:sz w:val="24"/>
              <w:szCs w:val="24"/>
            </w:rPr>
            <w:fldChar w:fldCharType="begin"/>
          </w:r>
          <w:r w:rsidR="00690334" w:rsidRPr="00972D58">
            <w:rPr>
              <w:rFonts w:asciiTheme="majorHAnsi" w:hAnsiTheme="majorHAnsi"/>
              <w:sz w:val="24"/>
              <w:szCs w:val="24"/>
            </w:rPr>
            <w:instrText xml:space="preserve">CITATION ANN11 \l 1033 </w:instrText>
          </w:r>
          <w:r w:rsidR="00690334" w:rsidRPr="00972D58">
            <w:rPr>
              <w:rFonts w:asciiTheme="majorHAnsi" w:hAnsiTheme="majorHAnsi"/>
              <w:sz w:val="24"/>
              <w:szCs w:val="24"/>
            </w:rPr>
            <w:fldChar w:fldCharType="separate"/>
          </w:r>
          <w:r w:rsidR="00690334" w:rsidRPr="00972D58">
            <w:rPr>
              <w:rFonts w:asciiTheme="majorHAnsi" w:hAnsiTheme="majorHAnsi"/>
              <w:noProof/>
              <w:sz w:val="24"/>
              <w:szCs w:val="24"/>
            </w:rPr>
            <w:t xml:space="preserve"> </w:t>
          </w:r>
          <w:r w:rsidR="00690334" w:rsidRPr="00972D58">
            <w:rPr>
              <w:rFonts w:asciiTheme="majorHAnsi" w:hAnsiTheme="majorHAnsi"/>
              <w:noProof/>
              <w:sz w:val="24"/>
              <w:szCs w:val="24"/>
            </w:rPr>
            <w:t>(ANNUAL REPORT TO CONGRESS: Military and Security Developments Involving the People's Republic of China, 2011)</w:t>
          </w:r>
          <w:r w:rsidR="00690334" w:rsidRPr="00972D58">
            <w:rPr>
              <w:rFonts w:asciiTheme="majorHAnsi" w:hAnsiTheme="majorHAnsi"/>
              <w:sz w:val="24"/>
              <w:szCs w:val="24"/>
            </w:rPr>
            <w:fldChar w:fldCharType="end"/>
          </w:r>
        </w:sdtContent>
      </w:sdt>
    </w:p>
    <w:p w:rsidR="0009706C" w:rsidRPr="00972D58" w:rsidRDefault="0009706C" w:rsidP="00972D58">
      <w:pPr>
        <w:pStyle w:val="ListParagraph"/>
        <w:ind w:left="1440"/>
        <w:jc w:val="both"/>
        <w:rPr>
          <w:rFonts w:asciiTheme="majorHAnsi" w:hAnsiTheme="majorHAnsi"/>
          <w:sz w:val="24"/>
          <w:szCs w:val="24"/>
        </w:rPr>
      </w:pPr>
    </w:p>
    <w:p w:rsidR="00DE249D" w:rsidRPr="00972D58" w:rsidRDefault="008F1555"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Efforts have been made, nonetheless, to restrain the use of nuclear weapons through mutual understanding. </w:t>
      </w:r>
      <w:r w:rsidR="00DE249D" w:rsidRPr="00972D58">
        <w:rPr>
          <w:rFonts w:asciiTheme="majorHAnsi" w:hAnsiTheme="majorHAnsi"/>
          <w:sz w:val="24"/>
          <w:szCs w:val="24"/>
        </w:rPr>
        <w:t>After their first nuclear test (China claims minimal Soviet assistance before 1960) on 16 October 1964, China was the first state to pledge no-first-use of nuclear weapons</w:t>
      </w:r>
      <w:r w:rsidR="00690334" w:rsidRPr="00972D58">
        <w:rPr>
          <w:rFonts w:asciiTheme="majorHAnsi" w:hAnsiTheme="majorHAnsi"/>
          <w:sz w:val="24"/>
          <w:szCs w:val="24"/>
        </w:rPr>
        <w:t xml:space="preserve">. </w:t>
      </w:r>
      <w:r w:rsidR="001B1531" w:rsidRPr="00972D58">
        <w:rPr>
          <w:rFonts w:asciiTheme="majorHAnsi" w:hAnsiTheme="majorHAnsi"/>
          <w:sz w:val="24"/>
          <w:szCs w:val="24"/>
        </w:rPr>
        <w:t xml:space="preserve">Likewise, </w:t>
      </w:r>
      <w:r w:rsidR="00DE249D" w:rsidRPr="00972D58">
        <w:rPr>
          <w:rFonts w:asciiTheme="majorHAnsi" w:hAnsiTheme="majorHAnsi"/>
          <w:sz w:val="24"/>
          <w:szCs w:val="24"/>
        </w:rPr>
        <w:t>President Clinton in 1998 took steps to bring into force the 1985 U.S.–China Agreement on Peaceful Nuclear Cooperation</w:t>
      </w:r>
      <w:r w:rsidRPr="00972D58">
        <w:rPr>
          <w:rFonts w:asciiTheme="majorHAnsi" w:hAnsiTheme="majorHAnsi"/>
          <w:sz w:val="24"/>
          <w:szCs w:val="24"/>
        </w:rPr>
        <w:t xml:space="preserve"> (CRS -3)</w:t>
      </w:r>
      <w:r w:rsidR="001B1531" w:rsidRPr="00972D58">
        <w:rPr>
          <w:rFonts w:asciiTheme="majorHAnsi" w:hAnsiTheme="majorHAnsi"/>
          <w:sz w:val="24"/>
          <w:szCs w:val="24"/>
        </w:rPr>
        <w:t>.</w:t>
      </w:r>
      <w:r w:rsidR="001B1531" w:rsidRPr="00972D58">
        <w:rPr>
          <w:rFonts w:asciiTheme="majorHAnsi" w:hAnsiTheme="majorHAnsi"/>
          <w:noProof/>
          <w:sz w:val="24"/>
          <w:szCs w:val="24"/>
        </w:rPr>
        <w:t xml:space="preserve"> </w:t>
      </w:r>
      <w:r w:rsidR="001B1531" w:rsidRPr="00972D58">
        <w:rPr>
          <w:rFonts w:asciiTheme="majorHAnsi" w:hAnsiTheme="majorHAnsi"/>
          <w:noProof/>
          <w:sz w:val="24"/>
          <w:szCs w:val="24"/>
        </w:rPr>
        <w:t xml:space="preserve">(ANNUAL REPORT TO CONGRESS: Military and Security Developments Involving the </w:t>
      </w:r>
      <w:r w:rsidR="001B1531" w:rsidRPr="00972D58">
        <w:rPr>
          <w:rFonts w:asciiTheme="majorHAnsi" w:hAnsiTheme="majorHAnsi"/>
          <w:noProof/>
          <w:sz w:val="24"/>
          <w:szCs w:val="24"/>
        </w:rPr>
        <w:t>People's Republic of China, 2007</w:t>
      </w:r>
      <w:r w:rsidR="001B1531" w:rsidRPr="00972D58">
        <w:rPr>
          <w:rFonts w:asciiTheme="majorHAnsi" w:hAnsiTheme="majorHAnsi"/>
          <w:noProof/>
          <w:sz w:val="24"/>
          <w:szCs w:val="24"/>
        </w:rPr>
        <w:t>)</w:t>
      </w:r>
    </w:p>
    <w:p w:rsidR="00DE249D" w:rsidRPr="00972D58" w:rsidRDefault="00DE249D" w:rsidP="00972D58">
      <w:pPr>
        <w:pStyle w:val="ListParagraph"/>
        <w:ind w:left="1440"/>
        <w:jc w:val="both"/>
        <w:rPr>
          <w:rFonts w:asciiTheme="majorHAnsi" w:hAnsiTheme="majorHAnsi"/>
          <w:sz w:val="24"/>
          <w:szCs w:val="24"/>
        </w:rPr>
      </w:pPr>
    </w:p>
    <w:p w:rsidR="007055AF" w:rsidRPr="00972D58" w:rsidRDefault="007055AF" w:rsidP="00972D58">
      <w:pPr>
        <w:jc w:val="both"/>
        <w:rPr>
          <w:rFonts w:asciiTheme="majorHAnsi" w:hAnsiTheme="majorHAnsi"/>
          <w:sz w:val="24"/>
          <w:szCs w:val="24"/>
        </w:rPr>
      </w:pPr>
    </w:p>
    <w:p w:rsidR="00CC02C9" w:rsidRPr="00972D58" w:rsidRDefault="00CC02C9" w:rsidP="00972D58">
      <w:pPr>
        <w:pStyle w:val="ListParagraph"/>
        <w:numPr>
          <w:ilvl w:val="0"/>
          <w:numId w:val="2"/>
        </w:numPr>
        <w:jc w:val="both"/>
        <w:rPr>
          <w:rFonts w:asciiTheme="majorHAnsi" w:hAnsiTheme="majorHAnsi"/>
          <w:b/>
          <w:sz w:val="24"/>
          <w:szCs w:val="24"/>
        </w:rPr>
      </w:pPr>
      <w:r w:rsidRPr="00972D58">
        <w:rPr>
          <w:rFonts w:asciiTheme="majorHAnsi" w:hAnsiTheme="majorHAnsi"/>
          <w:b/>
          <w:sz w:val="24"/>
          <w:szCs w:val="24"/>
        </w:rPr>
        <w:t>Regional Analysis</w:t>
      </w:r>
    </w:p>
    <w:p w:rsidR="00094DE8" w:rsidRPr="00972D58" w:rsidRDefault="00094DE8" w:rsidP="00972D58">
      <w:pPr>
        <w:pStyle w:val="ListParagraph"/>
        <w:jc w:val="both"/>
        <w:rPr>
          <w:rFonts w:asciiTheme="majorHAnsi" w:hAnsiTheme="majorHAnsi"/>
          <w:sz w:val="24"/>
          <w:szCs w:val="24"/>
        </w:rPr>
      </w:pPr>
    </w:p>
    <w:p w:rsidR="007055AF" w:rsidRPr="00972D58" w:rsidRDefault="006867D7" w:rsidP="00972D58">
      <w:pPr>
        <w:pStyle w:val="ListParagraph"/>
        <w:ind w:firstLine="360"/>
        <w:jc w:val="both"/>
        <w:rPr>
          <w:rFonts w:asciiTheme="majorHAnsi" w:hAnsiTheme="majorHAnsi"/>
          <w:sz w:val="24"/>
          <w:szCs w:val="24"/>
        </w:rPr>
      </w:pPr>
      <w:r w:rsidRPr="00972D58">
        <w:rPr>
          <w:rFonts w:asciiTheme="majorHAnsi" w:hAnsiTheme="majorHAnsi"/>
          <w:sz w:val="24"/>
          <w:szCs w:val="24"/>
        </w:rPr>
        <w:t>In relation to historical conflicts and attention focused on by the ongoing modernization of its troops, PLA’s regional posture can be studied in two categories, Taiwan and beyond Taiwan.</w:t>
      </w:r>
    </w:p>
    <w:p w:rsidR="00BC6509" w:rsidRPr="00972D58" w:rsidRDefault="00BC6509" w:rsidP="00972D58">
      <w:pPr>
        <w:pStyle w:val="ListParagraph"/>
        <w:jc w:val="both"/>
        <w:rPr>
          <w:rFonts w:asciiTheme="majorHAnsi" w:hAnsiTheme="majorHAnsi"/>
          <w:sz w:val="24"/>
          <w:szCs w:val="24"/>
        </w:rPr>
      </w:pPr>
    </w:p>
    <w:p w:rsidR="007055AF" w:rsidRPr="00262892" w:rsidRDefault="00CC02C9" w:rsidP="00972D58">
      <w:pPr>
        <w:pStyle w:val="ListParagraph"/>
        <w:numPr>
          <w:ilvl w:val="1"/>
          <w:numId w:val="2"/>
        </w:numPr>
        <w:jc w:val="both"/>
        <w:rPr>
          <w:rFonts w:asciiTheme="majorHAnsi" w:hAnsiTheme="majorHAnsi"/>
          <w:b/>
          <w:sz w:val="24"/>
          <w:szCs w:val="24"/>
        </w:rPr>
      </w:pPr>
      <w:r w:rsidRPr="00262892">
        <w:rPr>
          <w:rFonts w:asciiTheme="majorHAnsi" w:hAnsiTheme="majorHAnsi"/>
          <w:b/>
          <w:sz w:val="24"/>
          <w:szCs w:val="24"/>
        </w:rPr>
        <w:t>Taiwan</w:t>
      </w:r>
    </w:p>
    <w:p w:rsidR="00DE249D"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China’s military activities,</w:t>
      </w:r>
      <w:r w:rsidR="0009706C" w:rsidRPr="00972D58">
        <w:rPr>
          <w:rFonts w:asciiTheme="majorHAnsi" w:hAnsiTheme="majorHAnsi"/>
          <w:sz w:val="24"/>
          <w:szCs w:val="24"/>
        </w:rPr>
        <w:t xml:space="preserve"> </w:t>
      </w:r>
      <w:r w:rsidRPr="00972D58">
        <w:rPr>
          <w:rFonts w:asciiTheme="majorHAnsi" w:hAnsiTheme="majorHAnsi"/>
          <w:sz w:val="24"/>
          <w:szCs w:val="24"/>
        </w:rPr>
        <w:t xml:space="preserve">in most cases, </w:t>
      </w:r>
      <w:r w:rsidR="0009706C" w:rsidRPr="00972D58">
        <w:rPr>
          <w:rFonts w:asciiTheme="majorHAnsi" w:hAnsiTheme="majorHAnsi"/>
          <w:sz w:val="24"/>
          <w:szCs w:val="24"/>
        </w:rPr>
        <w:t>have been revolving</w:t>
      </w:r>
      <w:r w:rsidRPr="00972D58">
        <w:rPr>
          <w:rFonts w:asciiTheme="majorHAnsi" w:hAnsiTheme="majorHAnsi"/>
          <w:sz w:val="24"/>
          <w:szCs w:val="24"/>
        </w:rPr>
        <w:t xml:space="preserve"> around the Taiwan issue. </w:t>
      </w:r>
    </w:p>
    <w:p w:rsidR="0009706C" w:rsidRPr="00972D58" w:rsidRDefault="00BC6509"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Security in the Taiwan Strait is largely a function of dynamic interactions between and among mainland China, Taiwan, and the United </w:t>
      </w:r>
      <w:r w:rsidRPr="00972D58">
        <w:rPr>
          <w:rFonts w:asciiTheme="majorHAnsi" w:hAnsiTheme="majorHAnsi"/>
          <w:sz w:val="24"/>
          <w:szCs w:val="24"/>
        </w:rPr>
        <w:lastRenderedPageBreak/>
        <w:t>States.</w:t>
      </w:r>
      <w:r w:rsidR="00D73876" w:rsidRPr="00972D58">
        <w:rPr>
          <w:rFonts w:asciiTheme="majorHAnsi" w:hAnsiTheme="majorHAnsi"/>
          <w:sz w:val="24"/>
          <w:szCs w:val="24"/>
        </w:rPr>
        <w:t xml:space="preserve"> </w:t>
      </w:r>
      <w:r w:rsidR="00F962FE" w:rsidRPr="00972D58">
        <w:rPr>
          <w:rFonts w:asciiTheme="majorHAnsi" w:hAnsiTheme="majorHAnsi"/>
          <w:sz w:val="24"/>
          <w:szCs w:val="24"/>
        </w:rPr>
        <w:t>Since the mid-to late 1990s, China’s military has been heavily oriented toward developing a credible threat of force and a range of coercive measures that could be directed toward the island, both to deter what is viewed as an increasingly separatist-minded Taiwan from achieving de jure independence and, if necessary, to prevail in a military confrontation with Taiwan and possibly the United States.</w:t>
      </w:r>
    </w:p>
    <w:p w:rsidR="00DE249D" w:rsidRPr="00972D58" w:rsidRDefault="00F962FE"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Even though</w:t>
      </w:r>
      <w:r w:rsidR="00DE249D" w:rsidRPr="00972D58">
        <w:rPr>
          <w:rFonts w:asciiTheme="majorHAnsi" w:hAnsiTheme="majorHAnsi"/>
          <w:sz w:val="24"/>
          <w:szCs w:val="24"/>
        </w:rPr>
        <w:t xml:space="preserve"> the election of Taiwan President Ma Ying-</w:t>
      </w:r>
      <w:proofErr w:type="spellStart"/>
      <w:r w:rsidR="00DE249D" w:rsidRPr="00972D58">
        <w:rPr>
          <w:rFonts w:asciiTheme="majorHAnsi" w:hAnsiTheme="majorHAnsi"/>
          <w:sz w:val="24"/>
          <w:szCs w:val="24"/>
        </w:rPr>
        <w:t>jeou</w:t>
      </w:r>
      <w:proofErr w:type="spellEnd"/>
      <w:r w:rsidR="00DE249D" w:rsidRPr="00972D58">
        <w:rPr>
          <w:rFonts w:asciiTheme="majorHAnsi" w:hAnsiTheme="majorHAnsi"/>
          <w:sz w:val="24"/>
          <w:szCs w:val="24"/>
        </w:rPr>
        <w:t xml:space="preserve"> in March 2008</w:t>
      </w:r>
      <w:r w:rsidRPr="00972D58">
        <w:rPr>
          <w:rFonts w:asciiTheme="majorHAnsi" w:hAnsiTheme="majorHAnsi"/>
          <w:sz w:val="24"/>
          <w:szCs w:val="24"/>
        </w:rPr>
        <w:t xml:space="preserve"> was followed by </w:t>
      </w:r>
      <w:r w:rsidR="00DE249D" w:rsidRPr="00972D58">
        <w:rPr>
          <w:rFonts w:asciiTheme="majorHAnsi" w:hAnsiTheme="majorHAnsi"/>
          <w:sz w:val="24"/>
          <w:szCs w:val="24"/>
        </w:rPr>
        <w:t>China and Taiwan hav</w:t>
      </w:r>
      <w:r w:rsidRPr="00972D58">
        <w:rPr>
          <w:rFonts w:asciiTheme="majorHAnsi" w:hAnsiTheme="majorHAnsi"/>
          <w:sz w:val="24"/>
          <w:szCs w:val="24"/>
        </w:rPr>
        <w:t>ing</w:t>
      </w:r>
      <w:r w:rsidR="00DE249D" w:rsidRPr="00972D58">
        <w:rPr>
          <w:rFonts w:asciiTheme="majorHAnsi" w:hAnsiTheme="majorHAnsi"/>
          <w:sz w:val="24"/>
          <w:szCs w:val="24"/>
        </w:rPr>
        <w:t xml:space="preserve"> embarked on a period of improved economic and political ties</w:t>
      </w:r>
      <w:r w:rsidRPr="00972D58">
        <w:rPr>
          <w:rFonts w:asciiTheme="majorHAnsi" w:hAnsiTheme="majorHAnsi"/>
          <w:sz w:val="24"/>
          <w:szCs w:val="24"/>
        </w:rPr>
        <w:t>, Beijing still seeks to deter Taiwan moves toward independence and achieve eventual unification.</w:t>
      </w:r>
    </w:p>
    <w:p w:rsidR="007055AF" w:rsidRPr="00972D58" w:rsidRDefault="00DE249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The military component of China’s Taiwan strategy is likely intended to create an impression on Taiwan that accommodation with China is ultimately in the island’s best interest. This approach appears to include a heavy focus on amphibious operations, long range strike, and anti-access and area denial capabilities, which are intended to alter Taiwan’s threat calculus as well as that of any party considering intervention in a cross-Strait crisis.</w:t>
      </w:r>
      <w:sdt>
        <w:sdtPr>
          <w:rPr>
            <w:rFonts w:asciiTheme="majorHAnsi" w:hAnsiTheme="majorHAnsi"/>
            <w:sz w:val="24"/>
            <w:szCs w:val="24"/>
          </w:rPr>
          <w:id w:val="-136104616"/>
          <w:citation/>
        </w:sdtPr>
        <w:sdtContent>
          <w:r w:rsidR="00EB532B" w:rsidRPr="00972D58">
            <w:rPr>
              <w:rFonts w:asciiTheme="majorHAnsi" w:hAnsiTheme="majorHAnsi"/>
              <w:sz w:val="24"/>
              <w:szCs w:val="24"/>
            </w:rPr>
            <w:fldChar w:fldCharType="begin"/>
          </w:r>
          <w:r w:rsidR="00EB532B" w:rsidRPr="00972D58">
            <w:rPr>
              <w:rFonts w:asciiTheme="majorHAnsi" w:hAnsiTheme="majorHAnsi"/>
              <w:sz w:val="24"/>
              <w:szCs w:val="24"/>
            </w:rPr>
            <w:instrText xml:space="preserve"> CITATION ANN11 \l 1033 </w:instrText>
          </w:r>
          <w:r w:rsidR="00EB532B" w:rsidRPr="00972D58">
            <w:rPr>
              <w:rFonts w:asciiTheme="majorHAnsi" w:hAnsiTheme="majorHAnsi"/>
              <w:sz w:val="24"/>
              <w:szCs w:val="24"/>
            </w:rPr>
            <w:fldChar w:fldCharType="separate"/>
          </w:r>
          <w:r w:rsidR="00EB532B" w:rsidRPr="00972D58">
            <w:rPr>
              <w:rFonts w:asciiTheme="majorHAnsi" w:hAnsiTheme="majorHAnsi"/>
              <w:noProof/>
              <w:sz w:val="24"/>
              <w:szCs w:val="24"/>
            </w:rPr>
            <w:t xml:space="preserve"> </w:t>
          </w:r>
          <w:r w:rsidR="00EB532B" w:rsidRPr="00972D58">
            <w:rPr>
              <w:rFonts w:asciiTheme="majorHAnsi" w:hAnsiTheme="majorHAnsi"/>
              <w:noProof/>
              <w:sz w:val="24"/>
              <w:szCs w:val="24"/>
            </w:rPr>
            <w:t>(ANNUAL REPORT TO CONGRESS: Military and Security Developments Involving the People's Republic of China, 2011)</w:t>
          </w:r>
          <w:r w:rsidR="00EB532B" w:rsidRPr="00972D58">
            <w:rPr>
              <w:rFonts w:asciiTheme="majorHAnsi" w:hAnsiTheme="majorHAnsi"/>
              <w:sz w:val="24"/>
              <w:szCs w:val="24"/>
            </w:rPr>
            <w:fldChar w:fldCharType="end"/>
          </w:r>
        </w:sdtContent>
      </w:sdt>
      <w:r w:rsidR="00D73876" w:rsidRPr="00972D58">
        <w:rPr>
          <w:rFonts w:asciiTheme="majorHAnsi" w:hAnsiTheme="majorHAnsi"/>
          <w:sz w:val="24"/>
          <w:szCs w:val="24"/>
        </w:rPr>
        <w:t xml:space="preserve"> </w:t>
      </w:r>
    </w:p>
    <w:p w:rsidR="00D73876" w:rsidRPr="00972D58" w:rsidRDefault="00D73876" w:rsidP="00972D58">
      <w:pPr>
        <w:pStyle w:val="ListParagraph"/>
        <w:ind w:left="1440" w:firstLine="720"/>
        <w:jc w:val="both"/>
        <w:rPr>
          <w:rFonts w:asciiTheme="majorHAnsi" w:hAnsiTheme="majorHAnsi"/>
          <w:sz w:val="24"/>
          <w:szCs w:val="24"/>
        </w:rPr>
      </w:pPr>
    </w:p>
    <w:p w:rsidR="0064727D" w:rsidRPr="00972D58" w:rsidRDefault="00DE249D" w:rsidP="00972D58">
      <w:pPr>
        <w:pStyle w:val="ListParagraph"/>
        <w:numPr>
          <w:ilvl w:val="1"/>
          <w:numId w:val="2"/>
        </w:numPr>
        <w:jc w:val="both"/>
        <w:rPr>
          <w:rFonts w:asciiTheme="majorHAnsi" w:hAnsiTheme="majorHAnsi"/>
          <w:b/>
          <w:sz w:val="24"/>
          <w:szCs w:val="24"/>
        </w:rPr>
      </w:pPr>
      <w:r w:rsidRPr="00972D58">
        <w:rPr>
          <w:rFonts w:asciiTheme="majorHAnsi" w:hAnsiTheme="majorHAnsi"/>
          <w:b/>
          <w:sz w:val="24"/>
          <w:szCs w:val="24"/>
        </w:rPr>
        <w:t>Beyond Taiwan</w:t>
      </w:r>
    </w:p>
    <w:p w:rsidR="0064727D" w:rsidRPr="00972D58" w:rsidRDefault="0064727D"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China does not possess sufficient air and naval power projection capabilities to pose a major threat to Japanese forces or territory at present, nor will it in the foreseeable future. However, one notable exception is in the area of ballistic missiles. The PLA is deploying a growing number of increasingly accurate, mobile short- and medium-range ballistic missiles in South and Southeast China, many of them within range of Japan. Such weapons could be used to threaten or to attack Japanese targets or U.S. military bases located in the Japanese home islands, especially in the event of a serious crisis over Taiwan. This potential threat has added to Japan’s existing incentives</w:t>
      </w:r>
      <w:r w:rsidR="00D73876" w:rsidRPr="00972D58">
        <w:rPr>
          <w:rFonts w:asciiTheme="majorHAnsi" w:hAnsiTheme="majorHAnsi"/>
          <w:sz w:val="24"/>
          <w:szCs w:val="24"/>
        </w:rPr>
        <w:t xml:space="preserve"> – </w:t>
      </w:r>
      <w:r w:rsidRPr="00972D58">
        <w:rPr>
          <w:rFonts w:asciiTheme="majorHAnsi" w:hAnsiTheme="majorHAnsi"/>
          <w:sz w:val="24"/>
          <w:szCs w:val="24"/>
        </w:rPr>
        <w:t>based primarily on the growing security threat posed by North Korean missiles</w:t>
      </w:r>
      <w:r w:rsidR="00D73876" w:rsidRPr="00972D58">
        <w:rPr>
          <w:rFonts w:asciiTheme="majorHAnsi" w:hAnsiTheme="majorHAnsi"/>
          <w:sz w:val="24"/>
          <w:szCs w:val="24"/>
        </w:rPr>
        <w:t xml:space="preserve"> – </w:t>
      </w:r>
      <w:r w:rsidRPr="00972D58">
        <w:rPr>
          <w:rFonts w:asciiTheme="majorHAnsi" w:hAnsiTheme="majorHAnsi"/>
          <w:sz w:val="24"/>
          <w:szCs w:val="24"/>
        </w:rPr>
        <w:t>to expand its program of research on a ballistic missile defense system.</w:t>
      </w:r>
      <w:sdt>
        <w:sdtPr>
          <w:rPr>
            <w:rFonts w:asciiTheme="majorHAnsi" w:hAnsiTheme="majorHAnsi"/>
            <w:sz w:val="24"/>
            <w:szCs w:val="24"/>
          </w:rPr>
          <w:id w:val="-795909957"/>
          <w:citation/>
        </w:sdtPr>
        <w:sdtContent>
          <w:r w:rsidR="00EB532B" w:rsidRPr="00972D58">
            <w:rPr>
              <w:rFonts w:asciiTheme="majorHAnsi" w:hAnsiTheme="majorHAnsi"/>
              <w:sz w:val="24"/>
              <w:szCs w:val="24"/>
            </w:rPr>
            <w:fldChar w:fldCharType="begin"/>
          </w:r>
          <w:r w:rsidR="00EB532B" w:rsidRPr="00972D58">
            <w:rPr>
              <w:rFonts w:asciiTheme="majorHAnsi" w:hAnsiTheme="majorHAnsi"/>
              <w:sz w:val="24"/>
              <w:szCs w:val="24"/>
            </w:rPr>
            <w:instrText xml:space="preserve">CITATION Swa05 \p 274 \l 1033 </w:instrText>
          </w:r>
          <w:r w:rsidR="00EB532B" w:rsidRPr="00972D58">
            <w:rPr>
              <w:rFonts w:asciiTheme="majorHAnsi" w:hAnsiTheme="majorHAnsi"/>
              <w:sz w:val="24"/>
              <w:szCs w:val="24"/>
            </w:rPr>
            <w:fldChar w:fldCharType="separate"/>
          </w:r>
          <w:r w:rsidR="00EB532B" w:rsidRPr="00972D58">
            <w:rPr>
              <w:rFonts w:asciiTheme="majorHAnsi" w:hAnsiTheme="majorHAnsi"/>
              <w:noProof/>
              <w:sz w:val="24"/>
              <w:szCs w:val="24"/>
            </w:rPr>
            <w:t xml:space="preserve"> </w:t>
          </w:r>
          <w:r w:rsidR="00EB532B" w:rsidRPr="00972D58">
            <w:rPr>
              <w:rFonts w:asciiTheme="majorHAnsi" w:hAnsiTheme="majorHAnsi"/>
              <w:noProof/>
              <w:sz w:val="24"/>
              <w:szCs w:val="24"/>
            </w:rPr>
            <w:t>(Swaine, 2005, p. 274)</w:t>
          </w:r>
          <w:r w:rsidR="00EB532B" w:rsidRPr="00972D58">
            <w:rPr>
              <w:rFonts w:asciiTheme="majorHAnsi" w:hAnsiTheme="majorHAnsi"/>
              <w:sz w:val="24"/>
              <w:szCs w:val="24"/>
            </w:rPr>
            <w:fldChar w:fldCharType="end"/>
          </w:r>
        </w:sdtContent>
      </w:sdt>
    </w:p>
    <w:p w:rsidR="00BC6509" w:rsidRPr="00972D58" w:rsidRDefault="00BC6509"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China’s growing military capabilities have significant potential implications for South Korea, given Beijing’s close proximity to South Korea’s territorial borders, and China’s historically close political, economic, and security ties with North Korea. The security fears have declined greatly in recent years, however, in large part as a result of China’s opening to the outside world, its reduced support for the North Korean regime, and especially the improvement that has occurred in China’s relations with South Korea.</w:t>
      </w:r>
      <w:sdt>
        <w:sdtPr>
          <w:rPr>
            <w:rFonts w:asciiTheme="majorHAnsi" w:hAnsiTheme="majorHAnsi"/>
            <w:sz w:val="24"/>
            <w:szCs w:val="24"/>
          </w:rPr>
          <w:id w:val="-538666926"/>
          <w:citation/>
        </w:sdtPr>
        <w:sdtContent>
          <w:r w:rsidR="00EB532B" w:rsidRPr="00972D58">
            <w:rPr>
              <w:rFonts w:asciiTheme="majorHAnsi" w:hAnsiTheme="majorHAnsi"/>
              <w:sz w:val="24"/>
              <w:szCs w:val="24"/>
            </w:rPr>
            <w:fldChar w:fldCharType="begin"/>
          </w:r>
          <w:r w:rsidR="00EB532B" w:rsidRPr="00972D58">
            <w:rPr>
              <w:rFonts w:asciiTheme="majorHAnsi" w:hAnsiTheme="majorHAnsi"/>
              <w:sz w:val="24"/>
              <w:szCs w:val="24"/>
            </w:rPr>
            <w:instrText xml:space="preserve">CITATION Swa05 \p 275 \l 1033 </w:instrText>
          </w:r>
          <w:r w:rsidR="00EB532B" w:rsidRPr="00972D58">
            <w:rPr>
              <w:rFonts w:asciiTheme="majorHAnsi" w:hAnsiTheme="majorHAnsi"/>
              <w:sz w:val="24"/>
              <w:szCs w:val="24"/>
            </w:rPr>
            <w:fldChar w:fldCharType="separate"/>
          </w:r>
          <w:r w:rsidR="00EB532B" w:rsidRPr="00972D58">
            <w:rPr>
              <w:rFonts w:asciiTheme="majorHAnsi" w:hAnsiTheme="majorHAnsi"/>
              <w:noProof/>
              <w:sz w:val="24"/>
              <w:szCs w:val="24"/>
            </w:rPr>
            <w:t xml:space="preserve"> </w:t>
          </w:r>
          <w:r w:rsidR="00EB532B" w:rsidRPr="00972D58">
            <w:rPr>
              <w:rFonts w:asciiTheme="majorHAnsi" w:hAnsiTheme="majorHAnsi"/>
              <w:noProof/>
              <w:sz w:val="24"/>
              <w:szCs w:val="24"/>
            </w:rPr>
            <w:t>(Swaine, 2005, p. 275)</w:t>
          </w:r>
          <w:r w:rsidR="00EB532B" w:rsidRPr="00972D58">
            <w:rPr>
              <w:rFonts w:asciiTheme="majorHAnsi" w:hAnsiTheme="majorHAnsi"/>
              <w:sz w:val="24"/>
              <w:szCs w:val="24"/>
            </w:rPr>
            <w:fldChar w:fldCharType="end"/>
          </w:r>
        </w:sdtContent>
      </w:sdt>
    </w:p>
    <w:p w:rsidR="00DE249D" w:rsidRPr="00972D58" w:rsidRDefault="006867D7"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lastRenderedPageBreak/>
        <w:t>Diplomatic ties with southern neighbor India have been strengthened with recent high level visits and dialogues. Nevertheless, t</w:t>
      </w:r>
      <w:r w:rsidR="00DE249D" w:rsidRPr="00972D58">
        <w:rPr>
          <w:rFonts w:asciiTheme="majorHAnsi" w:hAnsiTheme="majorHAnsi"/>
          <w:sz w:val="24"/>
          <w:szCs w:val="24"/>
        </w:rPr>
        <w:t>o strengthen its deterrent posture relative to India, the PLA has replaced liquid-fueled, nuclear-capable CSS-2 IRBMs with more advanced and survivable solid-fueled CSS-5 MRBM systems.</w:t>
      </w:r>
      <w:r w:rsidR="00D73876" w:rsidRPr="00972D58">
        <w:rPr>
          <w:rFonts w:asciiTheme="majorHAnsi" w:hAnsiTheme="majorHAnsi"/>
          <w:sz w:val="24"/>
          <w:szCs w:val="24"/>
        </w:rPr>
        <w:t xml:space="preserve"> </w:t>
      </w:r>
      <w:r w:rsidR="00F962FE" w:rsidRPr="00972D58">
        <w:rPr>
          <w:rFonts w:asciiTheme="majorHAnsi" w:hAnsiTheme="majorHAnsi"/>
          <w:sz w:val="24"/>
          <w:szCs w:val="24"/>
        </w:rPr>
        <w:t xml:space="preserve">Beijing is also </w:t>
      </w:r>
      <w:r w:rsidR="00DE249D" w:rsidRPr="00972D58">
        <w:rPr>
          <w:rFonts w:asciiTheme="majorHAnsi" w:hAnsiTheme="majorHAnsi"/>
          <w:sz w:val="24"/>
          <w:szCs w:val="24"/>
        </w:rPr>
        <w:t>investing in road development along the Sino-Indian border</w:t>
      </w:r>
      <w:r w:rsidR="00F962FE" w:rsidRPr="00972D58">
        <w:rPr>
          <w:rFonts w:asciiTheme="majorHAnsi" w:hAnsiTheme="majorHAnsi"/>
          <w:sz w:val="24"/>
          <w:szCs w:val="24"/>
        </w:rPr>
        <w:t xml:space="preserve"> with an apparent intention to increase trade links in the region, but this can also be seen as the development of infrastructure useful for </w:t>
      </w:r>
      <w:r w:rsidRPr="00972D58">
        <w:rPr>
          <w:rFonts w:asciiTheme="majorHAnsi" w:hAnsiTheme="majorHAnsi"/>
          <w:sz w:val="24"/>
          <w:szCs w:val="24"/>
        </w:rPr>
        <w:t>sustainable military transportation in case of a future conflict.</w:t>
      </w:r>
    </w:p>
    <w:p w:rsidR="00DE249D" w:rsidRPr="00972D58" w:rsidRDefault="006867D7"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On the other hand, </w:t>
      </w:r>
      <w:r w:rsidR="00DE249D" w:rsidRPr="00972D58">
        <w:rPr>
          <w:rFonts w:asciiTheme="majorHAnsi" w:hAnsiTheme="majorHAnsi"/>
          <w:sz w:val="24"/>
          <w:szCs w:val="24"/>
        </w:rPr>
        <w:t>Beijing continues to view Moscow as a useful international partner.</w:t>
      </w:r>
      <w:r w:rsidRPr="00972D58">
        <w:rPr>
          <w:rFonts w:asciiTheme="majorHAnsi" w:hAnsiTheme="majorHAnsi"/>
          <w:sz w:val="24"/>
          <w:szCs w:val="24"/>
        </w:rPr>
        <w:t xml:space="preserve"> </w:t>
      </w:r>
      <w:r w:rsidR="00D73876" w:rsidRPr="00972D58">
        <w:rPr>
          <w:rFonts w:asciiTheme="majorHAnsi" w:hAnsiTheme="majorHAnsi"/>
          <w:sz w:val="24"/>
          <w:szCs w:val="24"/>
        </w:rPr>
        <w:t>(ANNUAL REPORT TO CONGRESS: Military and Security Developments Involving the People's Republic of China, 2011)</w:t>
      </w:r>
    </w:p>
    <w:p w:rsidR="00DE249D" w:rsidRPr="00972D58" w:rsidRDefault="006867D7" w:rsidP="00972D58">
      <w:pPr>
        <w:pStyle w:val="ListParagraph"/>
        <w:ind w:left="1440"/>
        <w:jc w:val="both"/>
        <w:rPr>
          <w:rFonts w:asciiTheme="majorHAnsi" w:hAnsiTheme="majorHAnsi"/>
          <w:sz w:val="24"/>
          <w:szCs w:val="24"/>
        </w:rPr>
      </w:pPr>
      <w:r w:rsidRPr="00972D58">
        <w:rPr>
          <w:rFonts w:asciiTheme="majorHAnsi" w:hAnsiTheme="majorHAnsi"/>
          <w:sz w:val="24"/>
          <w:szCs w:val="24"/>
        </w:rPr>
        <w:t>T</w:t>
      </w:r>
      <w:r w:rsidR="00DE249D" w:rsidRPr="00972D58">
        <w:rPr>
          <w:rFonts w:asciiTheme="majorHAnsi" w:hAnsiTheme="majorHAnsi"/>
          <w:sz w:val="24"/>
          <w:szCs w:val="24"/>
        </w:rPr>
        <w:t>ensions in the hotly disputed South China Sea region subsided after the-1990s, but signs of friction re-emerged in 2007, particularly between China and Vietnam.</w:t>
      </w:r>
      <w:r w:rsidR="0050233B" w:rsidRPr="00972D58">
        <w:rPr>
          <w:rFonts w:asciiTheme="majorHAnsi" w:hAnsiTheme="majorHAnsi"/>
          <w:sz w:val="24"/>
          <w:szCs w:val="24"/>
        </w:rPr>
        <w:t xml:space="preserve"> </w:t>
      </w:r>
      <w:r w:rsidR="00D73876" w:rsidRPr="00972D58">
        <w:rPr>
          <w:rFonts w:asciiTheme="majorHAnsi" w:hAnsiTheme="majorHAnsi"/>
          <w:sz w:val="24"/>
          <w:szCs w:val="24"/>
        </w:rPr>
        <w:t>(ANNUAL REPORT TO CONGRESS: Military and Security Developments Involving the People's Republic of China, 2011)</w:t>
      </w:r>
      <w:r w:rsidR="00EB532B" w:rsidRPr="00972D58">
        <w:rPr>
          <w:rFonts w:asciiTheme="majorHAnsi" w:hAnsiTheme="majorHAnsi"/>
          <w:sz w:val="24"/>
          <w:szCs w:val="24"/>
        </w:rPr>
        <w:t xml:space="preserve"> </w:t>
      </w:r>
      <w:r w:rsidRPr="00972D58">
        <w:rPr>
          <w:rFonts w:asciiTheme="majorHAnsi" w:hAnsiTheme="majorHAnsi"/>
          <w:sz w:val="24"/>
          <w:szCs w:val="24"/>
        </w:rPr>
        <w:t>There are still occasional</w:t>
      </w:r>
      <w:r w:rsidR="0050233B" w:rsidRPr="00972D58">
        <w:rPr>
          <w:rFonts w:asciiTheme="majorHAnsi" w:hAnsiTheme="majorHAnsi"/>
          <w:sz w:val="24"/>
          <w:szCs w:val="24"/>
        </w:rPr>
        <w:t xml:space="preserve"> incidents of Chinese navy harassing Vietnamese fishermen.</w:t>
      </w:r>
    </w:p>
    <w:p w:rsidR="00DE249D" w:rsidRPr="00972D58" w:rsidRDefault="006867D7" w:rsidP="00972D58">
      <w:pPr>
        <w:pStyle w:val="ListParagraph"/>
        <w:ind w:left="1440" w:firstLine="720"/>
        <w:jc w:val="both"/>
        <w:rPr>
          <w:rFonts w:asciiTheme="majorHAnsi" w:hAnsiTheme="majorHAnsi"/>
          <w:sz w:val="24"/>
          <w:szCs w:val="24"/>
        </w:rPr>
      </w:pPr>
      <w:r w:rsidRPr="00972D58">
        <w:rPr>
          <w:rFonts w:asciiTheme="majorHAnsi" w:hAnsiTheme="majorHAnsi"/>
          <w:sz w:val="24"/>
          <w:szCs w:val="24"/>
        </w:rPr>
        <w:t xml:space="preserve">Arguably, </w:t>
      </w:r>
      <w:r w:rsidR="00DE249D" w:rsidRPr="00972D58">
        <w:rPr>
          <w:rFonts w:asciiTheme="majorHAnsi" w:hAnsiTheme="majorHAnsi"/>
          <w:sz w:val="24"/>
          <w:szCs w:val="24"/>
        </w:rPr>
        <w:t>China’s ability to deploy a more robust strategic and conventional military presence off its southern coast is having a growing impact on regional rivalries and power dynamics.</w:t>
      </w:r>
    </w:p>
    <w:p w:rsidR="007055AF" w:rsidRPr="00972D58" w:rsidRDefault="007055AF" w:rsidP="00972D58">
      <w:pPr>
        <w:pStyle w:val="ListParagraph"/>
        <w:jc w:val="both"/>
        <w:rPr>
          <w:rFonts w:asciiTheme="majorHAnsi" w:hAnsiTheme="majorHAnsi"/>
          <w:sz w:val="24"/>
          <w:szCs w:val="24"/>
        </w:rPr>
      </w:pPr>
    </w:p>
    <w:p w:rsidR="007055AF" w:rsidRPr="00972D58" w:rsidRDefault="007055AF" w:rsidP="00972D58">
      <w:pPr>
        <w:pStyle w:val="ListParagraph"/>
        <w:ind w:left="1440"/>
        <w:jc w:val="both"/>
        <w:rPr>
          <w:rFonts w:asciiTheme="majorHAnsi" w:hAnsiTheme="majorHAnsi"/>
          <w:sz w:val="24"/>
          <w:szCs w:val="24"/>
        </w:rPr>
      </w:pPr>
    </w:p>
    <w:p w:rsidR="00CC02C9" w:rsidRPr="00972D58" w:rsidRDefault="00DE249D" w:rsidP="00972D58">
      <w:pPr>
        <w:pStyle w:val="ListParagraph"/>
        <w:numPr>
          <w:ilvl w:val="0"/>
          <w:numId w:val="2"/>
        </w:numPr>
        <w:jc w:val="both"/>
        <w:rPr>
          <w:rFonts w:asciiTheme="majorHAnsi" w:hAnsiTheme="majorHAnsi"/>
          <w:b/>
          <w:sz w:val="24"/>
          <w:szCs w:val="24"/>
        </w:rPr>
      </w:pPr>
      <w:r w:rsidRPr="00972D58">
        <w:rPr>
          <w:rFonts w:asciiTheme="majorHAnsi" w:hAnsiTheme="majorHAnsi"/>
          <w:b/>
          <w:sz w:val="24"/>
          <w:szCs w:val="24"/>
        </w:rPr>
        <w:t>On ASAT and Cyber Warfare</w:t>
      </w:r>
    </w:p>
    <w:p w:rsidR="00DE249D" w:rsidRPr="00972D58" w:rsidRDefault="00DE249D"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In January 2007, China successfully tested a direct-ascent </w:t>
      </w:r>
      <w:r w:rsidR="00972D58">
        <w:rPr>
          <w:rFonts w:asciiTheme="majorHAnsi" w:hAnsiTheme="majorHAnsi"/>
          <w:sz w:val="24"/>
          <w:szCs w:val="24"/>
        </w:rPr>
        <w:t>anti-satellite (</w:t>
      </w:r>
      <w:r w:rsidRPr="00972D58">
        <w:rPr>
          <w:rFonts w:asciiTheme="majorHAnsi" w:hAnsiTheme="majorHAnsi"/>
          <w:sz w:val="24"/>
          <w:szCs w:val="24"/>
        </w:rPr>
        <w:t>ASAT</w:t>
      </w:r>
      <w:r w:rsidR="00972D58">
        <w:rPr>
          <w:rFonts w:asciiTheme="majorHAnsi" w:hAnsiTheme="majorHAnsi"/>
          <w:sz w:val="24"/>
          <w:szCs w:val="24"/>
        </w:rPr>
        <w:t>)</w:t>
      </w:r>
      <w:r w:rsidRPr="00972D58">
        <w:rPr>
          <w:rFonts w:asciiTheme="majorHAnsi" w:hAnsiTheme="majorHAnsi"/>
          <w:sz w:val="24"/>
          <w:szCs w:val="24"/>
        </w:rPr>
        <w:t xml:space="preserve"> weapon against a PRC weather satellite, demonstrating its ability to attack satellites in low-Earth orbit. China continues to develop and refine this system, which is one component of a multi-dimensional program to limit or prevent the use of space-based assets by potential adversaries during times of crisis or conflict.</w:t>
      </w:r>
    </w:p>
    <w:p w:rsidR="00DE249D" w:rsidRPr="00972D58" w:rsidRDefault="00DE249D" w:rsidP="00972D58">
      <w:pPr>
        <w:pStyle w:val="ListParagraph"/>
        <w:ind w:firstLine="720"/>
        <w:jc w:val="both"/>
        <w:rPr>
          <w:rFonts w:asciiTheme="majorHAnsi" w:hAnsiTheme="majorHAnsi"/>
          <w:sz w:val="24"/>
          <w:szCs w:val="24"/>
        </w:rPr>
      </w:pPr>
      <w:r w:rsidRPr="00972D58">
        <w:rPr>
          <w:rFonts w:asciiTheme="majorHAnsi" w:hAnsiTheme="majorHAnsi"/>
          <w:sz w:val="24"/>
          <w:szCs w:val="24"/>
        </w:rPr>
        <w:t>In addition to the direct-ascent ASAT program, China is developing other kinetic and directed-energy (e.g., lasers, high-powered microwave, and particle beam weapons) technologies for ASAT missions. Foreign and indigenous systems give China the capability to jam common satellite communications bands and GPS receivers.</w:t>
      </w:r>
    </w:p>
    <w:p w:rsidR="00470B03" w:rsidRPr="00972D58" w:rsidRDefault="00470B03" w:rsidP="00972D58">
      <w:pPr>
        <w:pStyle w:val="ListParagraph"/>
        <w:ind w:firstLine="720"/>
        <w:jc w:val="both"/>
        <w:rPr>
          <w:rFonts w:asciiTheme="majorHAnsi" w:hAnsiTheme="majorHAnsi"/>
          <w:sz w:val="24"/>
          <w:szCs w:val="24"/>
        </w:rPr>
      </w:pPr>
      <w:r w:rsidRPr="00972D58">
        <w:rPr>
          <w:rFonts w:asciiTheme="majorHAnsi" w:hAnsiTheme="majorHAnsi"/>
          <w:sz w:val="24"/>
          <w:szCs w:val="24"/>
        </w:rPr>
        <w:t>Furthermore, in 2010, China conducted a national record 15 space launches</w:t>
      </w:r>
      <w:r w:rsidR="00E67B50" w:rsidRPr="00972D58">
        <w:rPr>
          <w:rFonts w:asciiTheme="majorHAnsi" w:hAnsiTheme="majorHAnsi"/>
          <w:sz w:val="24"/>
          <w:szCs w:val="24"/>
        </w:rPr>
        <w:t xml:space="preserve"> and a</w:t>
      </w:r>
      <w:r w:rsidRPr="00972D58">
        <w:rPr>
          <w:rFonts w:asciiTheme="majorHAnsi" w:hAnsiTheme="majorHAnsi"/>
          <w:sz w:val="24"/>
          <w:szCs w:val="24"/>
        </w:rPr>
        <w:t>s the Space White Paper suggests, China is continually promoting its manned space project and is looking forward to launching a space laboratory.</w:t>
      </w:r>
      <w:sdt>
        <w:sdtPr>
          <w:rPr>
            <w:rFonts w:asciiTheme="majorHAnsi" w:hAnsiTheme="majorHAnsi"/>
            <w:sz w:val="24"/>
            <w:szCs w:val="24"/>
          </w:rPr>
          <w:id w:val="751470298"/>
          <w:citation/>
        </w:sdtPr>
        <w:sdtContent>
          <w:r w:rsidR="00EB532B" w:rsidRPr="00972D58">
            <w:rPr>
              <w:rFonts w:asciiTheme="majorHAnsi" w:hAnsiTheme="majorHAnsi"/>
              <w:sz w:val="24"/>
              <w:szCs w:val="24"/>
            </w:rPr>
            <w:fldChar w:fldCharType="begin"/>
          </w:r>
          <w:r w:rsidR="00EB532B" w:rsidRPr="00972D58">
            <w:rPr>
              <w:rFonts w:asciiTheme="majorHAnsi" w:hAnsiTheme="majorHAnsi"/>
              <w:sz w:val="24"/>
              <w:szCs w:val="24"/>
            </w:rPr>
            <w:instrText xml:space="preserve"> CITATION The11 \l 1033 </w:instrText>
          </w:r>
          <w:r w:rsidR="00EB532B" w:rsidRPr="00972D58">
            <w:rPr>
              <w:rFonts w:asciiTheme="majorHAnsi" w:hAnsiTheme="majorHAnsi"/>
              <w:sz w:val="24"/>
              <w:szCs w:val="24"/>
            </w:rPr>
            <w:fldChar w:fldCharType="separate"/>
          </w:r>
          <w:r w:rsidR="00EB532B" w:rsidRPr="00972D58">
            <w:rPr>
              <w:rFonts w:asciiTheme="majorHAnsi" w:hAnsiTheme="majorHAnsi"/>
              <w:noProof/>
              <w:sz w:val="24"/>
              <w:szCs w:val="24"/>
            </w:rPr>
            <w:t xml:space="preserve"> </w:t>
          </w:r>
          <w:r w:rsidR="00EB532B" w:rsidRPr="00972D58">
            <w:rPr>
              <w:rFonts w:asciiTheme="majorHAnsi" w:hAnsiTheme="majorHAnsi"/>
              <w:noProof/>
              <w:sz w:val="24"/>
              <w:szCs w:val="24"/>
            </w:rPr>
            <w:t>(The Central People's Government of the People's Republic of China, 2011)</w:t>
          </w:r>
          <w:r w:rsidR="00EB532B" w:rsidRPr="00972D58">
            <w:rPr>
              <w:rFonts w:asciiTheme="majorHAnsi" w:hAnsiTheme="majorHAnsi"/>
              <w:sz w:val="24"/>
              <w:szCs w:val="24"/>
            </w:rPr>
            <w:fldChar w:fldCharType="end"/>
          </w:r>
        </w:sdtContent>
      </w:sdt>
    </w:p>
    <w:p w:rsidR="00DE249D" w:rsidRPr="00972D58" w:rsidRDefault="00DE249D" w:rsidP="00972D58">
      <w:pPr>
        <w:pStyle w:val="ListParagraph"/>
        <w:jc w:val="both"/>
        <w:rPr>
          <w:rFonts w:asciiTheme="majorHAnsi" w:hAnsiTheme="majorHAnsi"/>
          <w:sz w:val="24"/>
          <w:szCs w:val="24"/>
        </w:rPr>
      </w:pPr>
    </w:p>
    <w:p w:rsidR="00E67B50" w:rsidRPr="00972D58" w:rsidRDefault="00A54F8E"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Between 1999 and 2004, the Chinese hacker community was defined by its regular use of large scale, politically motivated attacks against foreign networks or </w:t>
      </w:r>
      <w:r w:rsidR="00D73876" w:rsidRPr="00972D58">
        <w:rPr>
          <w:rFonts w:asciiTheme="majorHAnsi" w:hAnsiTheme="majorHAnsi"/>
          <w:sz w:val="24"/>
          <w:szCs w:val="24"/>
        </w:rPr>
        <w:lastRenderedPageBreak/>
        <w:t>w</w:t>
      </w:r>
      <w:r w:rsidRPr="00972D58">
        <w:rPr>
          <w:rFonts w:asciiTheme="majorHAnsi" w:hAnsiTheme="majorHAnsi"/>
          <w:sz w:val="24"/>
          <w:szCs w:val="24"/>
        </w:rPr>
        <w:t xml:space="preserve">ebsites. Chinese hackers traded Web defacements and distributed denial of service attacks with their counterparts in the United States, Japan, Taiwan, Indonesia, and South Korea and operated with relative immunity from Chinese law until strongly worded condemnations issued from Beijing eventually reigned in the attacks. Motivated by nationalist fervor, often resulting from a perceived insult to China by a foreign country, the leaders of hacker groups unified their members, identified targets, and often disseminated attack tools via their </w:t>
      </w:r>
      <w:r w:rsidR="00D73876" w:rsidRPr="00972D58">
        <w:rPr>
          <w:rFonts w:asciiTheme="majorHAnsi" w:hAnsiTheme="majorHAnsi"/>
          <w:sz w:val="24"/>
          <w:szCs w:val="24"/>
        </w:rPr>
        <w:t>w</w:t>
      </w:r>
      <w:r w:rsidRPr="00972D58">
        <w:rPr>
          <w:rFonts w:asciiTheme="majorHAnsi" w:hAnsiTheme="majorHAnsi"/>
          <w:sz w:val="24"/>
          <w:szCs w:val="24"/>
        </w:rPr>
        <w:t xml:space="preserve">ebsites to ensure mass participation. </w:t>
      </w:r>
      <w:r w:rsidR="00E67B50" w:rsidRPr="00972D58">
        <w:rPr>
          <w:rFonts w:asciiTheme="majorHAnsi" w:hAnsiTheme="majorHAnsi"/>
          <w:sz w:val="24"/>
          <w:szCs w:val="24"/>
        </w:rPr>
        <w:t>The depth of resources necessary to sustain the scope of computer network exploitation targeting the US and many countries around the world coupled with the extremely focused targeting of defense engineering data, US military operational information, and China-related policy information is beyond the capabilities or profile of virtually all organized cybercriminal enterprises and is difficult at best without some type of state-sponsorship.</w:t>
      </w:r>
    </w:p>
    <w:p w:rsidR="00E67B50" w:rsidRPr="00972D58" w:rsidRDefault="00E67B50" w:rsidP="00972D58">
      <w:pPr>
        <w:pStyle w:val="ListParagraph"/>
        <w:ind w:firstLine="720"/>
        <w:jc w:val="both"/>
        <w:rPr>
          <w:rFonts w:asciiTheme="majorHAnsi" w:hAnsiTheme="majorHAnsi"/>
          <w:sz w:val="24"/>
          <w:szCs w:val="24"/>
        </w:rPr>
      </w:pPr>
      <w:r w:rsidRPr="00972D58">
        <w:rPr>
          <w:rFonts w:asciiTheme="majorHAnsi" w:hAnsiTheme="majorHAnsi"/>
          <w:sz w:val="24"/>
          <w:szCs w:val="24"/>
        </w:rPr>
        <w:t>The PLA maintains a network of universities, including the National University of Defense Technology (NUDT), PLA University of Science and Engineering, PLA Information Engineering University, and research institutes that support information warfare related education either in specialized courses or more advanced degree granting programs.</w:t>
      </w:r>
    </w:p>
    <w:p w:rsidR="00DE249D" w:rsidRPr="00972D58" w:rsidRDefault="00E67B50"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Hitherto, </w:t>
      </w:r>
      <w:r w:rsidR="00DE249D" w:rsidRPr="00972D58">
        <w:rPr>
          <w:rFonts w:asciiTheme="majorHAnsi" w:hAnsiTheme="majorHAnsi"/>
          <w:sz w:val="24"/>
          <w:szCs w:val="24"/>
        </w:rPr>
        <w:t>China has not</w:t>
      </w:r>
      <w:r w:rsidRPr="00972D58">
        <w:rPr>
          <w:rFonts w:asciiTheme="majorHAnsi" w:hAnsiTheme="majorHAnsi"/>
          <w:sz w:val="24"/>
          <w:szCs w:val="24"/>
        </w:rPr>
        <w:t xml:space="preserve"> </w:t>
      </w:r>
      <w:r w:rsidR="00DE249D" w:rsidRPr="00972D58">
        <w:rPr>
          <w:rFonts w:asciiTheme="majorHAnsi" w:hAnsiTheme="majorHAnsi"/>
          <w:sz w:val="24"/>
          <w:szCs w:val="24"/>
        </w:rPr>
        <w:t>agreed with the U.S. position that existing mechanisms, such as International Humanitarian Law and the Law of Armed Conflict, apply in cyberspace.</w:t>
      </w:r>
      <w:r w:rsidRPr="00972D58">
        <w:rPr>
          <w:rFonts w:asciiTheme="majorHAnsi" w:hAnsiTheme="majorHAnsi"/>
          <w:sz w:val="24"/>
          <w:szCs w:val="24"/>
        </w:rPr>
        <w:t xml:space="preserve"> </w:t>
      </w:r>
      <w:sdt>
        <w:sdtPr>
          <w:rPr>
            <w:rFonts w:asciiTheme="majorHAnsi" w:hAnsiTheme="majorHAnsi"/>
            <w:sz w:val="24"/>
            <w:szCs w:val="24"/>
          </w:rPr>
          <w:id w:val="-75904826"/>
          <w:citation/>
        </w:sdtPr>
        <w:sdtContent>
          <w:r w:rsidR="00972D58" w:rsidRPr="00972D58">
            <w:rPr>
              <w:rFonts w:asciiTheme="majorHAnsi" w:hAnsiTheme="majorHAnsi"/>
              <w:sz w:val="24"/>
              <w:szCs w:val="24"/>
            </w:rPr>
            <w:fldChar w:fldCharType="begin"/>
          </w:r>
          <w:r w:rsidR="00972D58" w:rsidRPr="00972D58">
            <w:rPr>
              <w:rFonts w:asciiTheme="majorHAnsi" w:hAnsiTheme="majorHAnsi"/>
              <w:sz w:val="24"/>
              <w:szCs w:val="24"/>
            </w:rPr>
            <w:instrText xml:space="preserve"> CITATION Kre09 \l 1033 </w:instrText>
          </w:r>
          <w:r w:rsidR="00972D58" w:rsidRPr="00972D58">
            <w:rPr>
              <w:rFonts w:asciiTheme="majorHAnsi" w:hAnsiTheme="majorHAnsi"/>
              <w:sz w:val="24"/>
              <w:szCs w:val="24"/>
            </w:rPr>
            <w:fldChar w:fldCharType="separate"/>
          </w:r>
          <w:r w:rsidR="00972D58" w:rsidRPr="00972D58">
            <w:rPr>
              <w:rFonts w:asciiTheme="majorHAnsi" w:hAnsiTheme="majorHAnsi"/>
              <w:noProof/>
              <w:sz w:val="24"/>
              <w:szCs w:val="24"/>
            </w:rPr>
            <w:t>(Krekel, 2009)</w:t>
          </w:r>
          <w:r w:rsidR="00972D58" w:rsidRPr="00972D58">
            <w:rPr>
              <w:rFonts w:asciiTheme="majorHAnsi" w:hAnsiTheme="majorHAnsi"/>
              <w:sz w:val="24"/>
              <w:szCs w:val="24"/>
            </w:rPr>
            <w:fldChar w:fldCharType="end"/>
          </w:r>
        </w:sdtContent>
      </w:sdt>
    </w:p>
    <w:p w:rsidR="00DE249D" w:rsidRPr="00972D58" w:rsidRDefault="00DE249D" w:rsidP="00972D58">
      <w:pPr>
        <w:pStyle w:val="ListParagraph"/>
        <w:jc w:val="both"/>
        <w:rPr>
          <w:rFonts w:asciiTheme="majorHAnsi" w:hAnsiTheme="majorHAnsi"/>
          <w:sz w:val="24"/>
          <w:szCs w:val="24"/>
        </w:rPr>
      </w:pPr>
    </w:p>
    <w:p w:rsidR="00DE249D" w:rsidRPr="00972D58" w:rsidRDefault="00DE249D" w:rsidP="00972D58">
      <w:pPr>
        <w:pStyle w:val="ListParagraph"/>
        <w:jc w:val="both"/>
        <w:rPr>
          <w:rFonts w:asciiTheme="majorHAnsi" w:hAnsiTheme="majorHAnsi"/>
          <w:sz w:val="24"/>
          <w:szCs w:val="24"/>
        </w:rPr>
      </w:pPr>
    </w:p>
    <w:p w:rsidR="00470B03" w:rsidRPr="00262892" w:rsidRDefault="00DE249D" w:rsidP="00972D58">
      <w:pPr>
        <w:pStyle w:val="ListParagraph"/>
        <w:numPr>
          <w:ilvl w:val="0"/>
          <w:numId w:val="2"/>
        </w:numPr>
        <w:jc w:val="both"/>
        <w:rPr>
          <w:rFonts w:asciiTheme="majorHAnsi" w:hAnsiTheme="majorHAnsi"/>
          <w:b/>
          <w:sz w:val="24"/>
          <w:szCs w:val="24"/>
        </w:rPr>
      </w:pPr>
      <w:r w:rsidRPr="00262892">
        <w:rPr>
          <w:rFonts w:asciiTheme="majorHAnsi" w:hAnsiTheme="majorHAnsi"/>
          <w:b/>
          <w:sz w:val="24"/>
          <w:szCs w:val="24"/>
        </w:rPr>
        <w:t>Arms Industry</w:t>
      </w:r>
    </w:p>
    <w:p w:rsidR="00DE249D" w:rsidRPr="00972D58" w:rsidRDefault="00DE249D" w:rsidP="00972D58">
      <w:pPr>
        <w:pStyle w:val="ListParagraph"/>
        <w:ind w:firstLine="720"/>
        <w:jc w:val="both"/>
        <w:rPr>
          <w:rFonts w:asciiTheme="majorHAnsi" w:hAnsiTheme="majorHAnsi"/>
          <w:sz w:val="24"/>
          <w:szCs w:val="24"/>
        </w:rPr>
      </w:pPr>
      <w:r w:rsidRPr="00972D58">
        <w:rPr>
          <w:rFonts w:asciiTheme="majorHAnsi" w:hAnsiTheme="majorHAnsi"/>
          <w:sz w:val="24"/>
          <w:szCs w:val="24"/>
        </w:rPr>
        <w:t>China’s primary final assembly and rocket motor production facilities have received upgrades over the past few years, likely increasing production capacity.</w:t>
      </w:r>
    </w:p>
    <w:p w:rsidR="00DE249D" w:rsidRPr="00972D58" w:rsidRDefault="00DE249D" w:rsidP="00972D58">
      <w:pPr>
        <w:pStyle w:val="ListParagraph"/>
        <w:jc w:val="both"/>
        <w:rPr>
          <w:rFonts w:asciiTheme="majorHAnsi" w:hAnsiTheme="majorHAnsi"/>
          <w:sz w:val="24"/>
          <w:szCs w:val="24"/>
        </w:rPr>
      </w:pPr>
      <w:r w:rsidRPr="00972D58">
        <w:rPr>
          <w:rFonts w:asciiTheme="majorHAnsi" w:hAnsiTheme="majorHAnsi"/>
          <w:sz w:val="24"/>
          <w:szCs w:val="24"/>
        </w:rPr>
        <w:t>China’s space launch vehicle industry is expanding to support satellite launch services and the manned space program.</w:t>
      </w:r>
      <w:r w:rsidR="00D73876" w:rsidRPr="00972D58">
        <w:rPr>
          <w:rFonts w:asciiTheme="majorHAnsi" w:hAnsiTheme="majorHAnsi"/>
          <w:sz w:val="24"/>
          <w:szCs w:val="24"/>
        </w:rPr>
        <w:t xml:space="preserve"> </w:t>
      </w:r>
      <w:r w:rsidRPr="00972D58">
        <w:rPr>
          <w:rFonts w:asciiTheme="majorHAnsi" w:hAnsiTheme="majorHAnsi"/>
          <w:sz w:val="24"/>
          <w:szCs w:val="24"/>
        </w:rPr>
        <w:t>China’s shipbuilding capacity and capability</w:t>
      </w:r>
      <w:r w:rsidR="00EB3EDF" w:rsidRPr="00972D58">
        <w:rPr>
          <w:rFonts w:asciiTheme="majorHAnsi" w:hAnsiTheme="majorHAnsi"/>
          <w:sz w:val="24"/>
          <w:szCs w:val="24"/>
        </w:rPr>
        <w:t xml:space="preserve"> are on the rise</w:t>
      </w:r>
      <w:r w:rsidRPr="00972D58">
        <w:rPr>
          <w:rFonts w:asciiTheme="majorHAnsi" w:hAnsiTheme="majorHAnsi"/>
          <w:sz w:val="24"/>
          <w:szCs w:val="24"/>
        </w:rPr>
        <w:t xml:space="preserve"> generating benefits for all types of military projects, including: submarines; surface combatants; naval aviation, including aircraft carriers; and lift assets. China continues relying on foreign suppliers for some propulsion units and to a much lesser degree, fire control systems, cruise missiles, surface-to-air missiles, torpedo systems, sensors, and other advanced electronics.</w:t>
      </w:r>
      <w:r w:rsidR="00B23B55" w:rsidRPr="00972D58">
        <w:rPr>
          <w:rFonts w:asciiTheme="majorHAnsi" w:hAnsiTheme="majorHAnsi"/>
          <w:sz w:val="24"/>
          <w:szCs w:val="24"/>
        </w:rPr>
        <w:t xml:space="preserve"> </w:t>
      </w:r>
      <w:r w:rsidRPr="00972D58">
        <w:rPr>
          <w:rFonts w:asciiTheme="majorHAnsi" w:hAnsiTheme="majorHAnsi"/>
          <w:sz w:val="24"/>
          <w:szCs w:val="24"/>
        </w:rPr>
        <w:t>China’s commercial and military aviation industries have advanced from producing direct copies of early Soviet models to developing and producing indigenous aircraft.</w:t>
      </w:r>
      <w:r w:rsidR="00B23B55" w:rsidRPr="00972D58">
        <w:rPr>
          <w:rFonts w:asciiTheme="majorHAnsi" w:hAnsiTheme="majorHAnsi"/>
          <w:sz w:val="24"/>
          <w:szCs w:val="24"/>
        </w:rPr>
        <w:t xml:space="preserve"> </w:t>
      </w:r>
      <w:r w:rsidRPr="00972D58">
        <w:rPr>
          <w:rFonts w:asciiTheme="majorHAnsi" w:hAnsiTheme="majorHAnsi"/>
          <w:sz w:val="24"/>
          <w:szCs w:val="24"/>
        </w:rPr>
        <w:t>China’s ability to surge military equipment production</w:t>
      </w:r>
      <w:r w:rsidR="00EB3EDF" w:rsidRPr="00972D58">
        <w:rPr>
          <w:rFonts w:asciiTheme="majorHAnsi" w:hAnsiTheme="majorHAnsi"/>
          <w:sz w:val="24"/>
          <w:szCs w:val="24"/>
        </w:rPr>
        <w:t>, however,</w:t>
      </w:r>
      <w:r w:rsidRPr="00972D58">
        <w:rPr>
          <w:rFonts w:asciiTheme="majorHAnsi" w:hAnsiTheme="majorHAnsi"/>
          <w:sz w:val="24"/>
          <w:szCs w:val="24"/>
        </w:rPr>
        <w:t xml:space="preserve"> will be limited by its reliance on foreign sourcing for technology, as well as the lack of skilled personnel and facilities.</w:t>
      </w:r>
      <w:sdt>
        <w:sdtPr>
          <w:rPr>
            <w:rFonts w:asciiTheme="majorHAnsi" w:hAnsiTheme="majorHAnsi"/>
            <w:sz w:val="24"/>
            <w:szCs w:val="24"/>
          </w:rPr>
          <w:id w:val="-1351720577"/>
          <w:citation/>
        </w:sdtPr>
        <w:sdtContent>
          <w:r w:rsidR="00972D58" w:rsidRPr="00972D58">
            <w:rPr>
              <w:rFonts w:asciiTheme="majorHAnsi" w:hAnsiTheme="majorHAnsi"/>
              <w:sz w:val="24"/>
              <w:szCs w:val="24"/>
            </w:rPr>
            <w:fldChar w:fldCharType="begin"/>
          </w:r>
          <w:r w:rsidR="00972D58" w:rsidRPr="00972D58">
            <w:rPr>
              <w:rFonts w:asciiTheme="majorHAnsi" w:hAnsiTheme="majorHAnsi"/>
              <w:sz w:val="24"/>
              <w:szCs w:val="24"/>
            </w:rPr>
            <w:instrText xml:space="preserve"> CITATION ANN11 \l 1033 </w:instrText>
          </w:r>
          <w:r w:rsidR="00972D58" w:rsidRPr="00972D58">
            <w:rPr>
              <w:rFonts w:asciiTheme="majorHAnsi" w:hAnsiTheme="majorHAnsi"/>
              <w:sz w:val="24"/>
              <w:szCs w:val="24"/>
            </w:rPr>
            <w:fldChar w:fldCharType="separate"/>
          </w:r>
          <w:r w:rsidR="00972D58" w:rsidRPr="00972D58">
            <w:rPr>
              <w:rFonts w:asciiTheme="majorHAnsi" w:hAnsiTheme="majorHAnsi"/>
              <w:noProof/>
              <w:sz w:val="24"/>
              <w:szCs w:val="24"/>
            </w:rPr>
            <w:t xml:space="preserve"> </w:t>
          </w:r>
          <w:r w:rsidR="00972D58" w:rsidRPr="00972D58">
            <w:rPr>
              <w:rFonts w:asciiTheme="majorHAnsi" w:hAnsiTheme="majorHAnsi"/>
              <w:noProof/>
              <w:sz w:val="24"/>
              <w:szCs w:val="24"/>
            </w:rPr>
            <w:t>(ANNUAL REPORT TO CONGRESS: Military and Security Developments Involving the People's Republic of China, 2011)</w:t>
          </w:r>
          <w:r w:rsidR="00972D58" w:rsidRPr="00972D58">
            <w:rPr>
              <w:rFonts w:asciiTheme="majorHAnsi" w:hAnsiTheme="majorHAnsi"/>
              <w:sz w:val="24"/>
              <w:szCs w:val="24"/>
            </w:rPr>
            <w:fldChar w:fldCharType="end"/>
          </w:r>
        </w:sdtContent>
      </w:sdt>
    </w:p>
    <w:p w:rsidR="007055AF" w:rsidRPr="00972D58" w:rsidRDefault="008B5C8A" w:rsidP="00972D58">
      <w:pPr>
        <w:jc w:val="both"/>
        <w:rPr>
          <w:rFonts w:asciiTheme="majorHAnsi" w:hAnsiTheme="majorHAnsi"/>
          <w:sz w:val="24"/>
          <w:szCs w:val="24"/>
        </w:rPr>
      </w:pPr>
      <w:r w:rsidRPr="00972D58">
        <w:rPr>
          <w:rFonts w:asciiTheme="majorHAnsi" w:hAnsiTheme="majorHAnsi"/>
          <w:sz w:val="24"/>
          <w:szCs w:val="24"/>
        </w:rPr>
        <w:lastRenderedPageBreak/>
        <w:t xml:space="preserve"> </w:t>
      </w:r>
    </w:p>
    <w:p w:rsidR="007055AF" w:rsidRPr="00972D58" w:rsidRDefault="007055AF" w:rsidP="00972D58">
      <w:pPr>
        <w:pStyle w:val="ListParagraph"/>
        <w:jc w:val="both"/>
        <w:rPr>
          <w:rFonts w:asciiTheme="majorHAnsi" w:hAnsiTheme="majorHAnsi"/>
          <w:sz w:val="24"/>
          <w:szCs w:val="24"/>
        </w:rPr>
      </w:pPr>
    </w:p>
    <w:p w:rsidR="007055AF" w:rsidRPr="00972D58" w:rsidRDefault="00EB3EDF" w:rsidP="00972D58">
      <w:pPr>
        <w:pStyle w:val="ListParagraph"/>
        <w:numPr>
          <w:ilvl w:val="0"/>
          <w:numId w:val="2"/>
        </w:numPr>
        <w:jc w:val="both"/>
        <w:rPr>
          <w:rFonts w:asciiTheme="majorHAnsi" w:hAnsiTheme="majorHAnsi"/>
          <w:b/>
          <w:sz w:val="24"/>
          <w:szCs w:val="24"/>
        </w:rPr>
      </w:pPr>
      <w:r w:rsidRPr="00972D58">
        <w:rPr>
          <w:rFonts w:asciiTheme="majorHAnsi" w:hAnsiTheme="majorHAnsi"/>
          <w:b/>
          <w:sz w:val="24"/>
          <w:szCs w:val="24"/>
        </w:rPr>
        <w:t>Why War is Not Imminent</w:t>
      </w:r>
      <w:r w:rsidR="00CC02C9" w:rsidRPr="00972D58">
        <w:rPr>
          <w:rFonts w:asciiTheme="majorHAnsi" w:hAnsiTheme="majorHAnsi"/>
          <w:b/>
          <w:sz w:val="24"/>
          <w:szCs w:val="24"/>
        </w:rPr>
        <w:t xml:space="preserve"> </w:t>
      </w:r>
    </w:p>
    <w:p w:rsidR="008721BA" w:rsidRPr="00972D58" w:rsidRDefault="00EC6E45" w:rsidP="00972D58">
      <w:pPr>
        <w:pStyle w:val="ListParagraph"/>
        <w:ind w:firstLine="720"/>
        <w:jc w:val="both"/>
        <w:rPr>
          <w:rFonts w:asciiTheme="majorHAnsi" w:hAnsiTheme="majorHAnsi"/>
          <w:sz w:val="24"/>
          <w:szCs w:val="24"/>
        </w:rPr>
      </w:pPr>
      <w:r w:rsidRPr="00972D58">
        <w:rPr>
          <w:rFonts w:asciiTheme="majorHAnsi" w:hAnsiTheme="majorHAnsi"/>
          <w:sz w:val="24"/>
          <w:szCs w:val="24"/>
        </w:rPr>
        <w:t xml:space="preserve">While the military modernization of the People’s Republic of China is going at a remarkable pace, theories suggest that the likelihood of the country involving in any major conflict </w:t>
      </w:r>
      <w:r w:rsidR="00B23B55" w:rsidRPr="00972D58">
        <w:rPr>
          <w:rFonts w:asciiTheme="majorHAnsi" w:hAnsiTheme="majorHAnsi"/>
          <w:sz w:val="24"/>
          <w:szCs w:val="24"/>
        </w:rPr>
        <w:t xml:space="preserve">leading to a war </w:t>
      </w:r>
      <w:r w:rsidRPr="00972D58">
        <w:rPr>
          <w:rFonts w:asciiTheme="majorHAnsi" w:hAnsiTheme="majorHAnsi"/>
          <w:sz w:val="24"/>
          <w:szCs w:val="24"/>
        </w:rPr>
        <w:t xml:space="preserve">in the near future is minimal. </w:t>
      </w:r>
    </w:p>
    <w:p w:rsidR="007055AF" w:rsidRPr="00972D58" w:rsidRDefault="00EC6E45" w:rsidP="00972D58">
      <w:pPr>
        <w:pStyle w:val="ListParagraph"/>
        <w:ind w:firstLine="720"/>
        <w:jc w:val="both"/>
        <w:rPr>
          <w:rFonts w:asciiTheme="majorHAnsi" w:hAnsiTheme="majorHAnsi"/>
          <w:sz w:val="24"/>
          <w:szCs w:val="24"/>
        </w:rPr>
      </w:pPr>
      <w:r w:rsidRPr="00972D58">
        <w:rPr>
          <w:rFonts w:asciiTheme="majorHAnsi" w:hAnsiTheme="majorHAnsi"/>
          <w:sz w:val="24"/>
          <w:szCs w:val="24"/>
        </w:rPr>
        <w:t>Economic interdependence theory offers a comparatively sanguine outlook on the consequences of China’s growing capabilities. It identifies incentives for states to contain their international disputes when the costs of conflict are great (because one alienates valued economic partners) and the benefits from the use of force are small (because the foundations of modern economic and military power depend less on assets like labor and natural resources that conquerors can seize and more on knowledge and its technological fruits)</w:t>
      </w:r>
      <w:r w:rsidR="008721BA" w:rsidRPr="00972D58">
        <w:rPr>
          <w:rFonts w:asciiTheme="majorHAnsi" w:hAnsiTheme="majorHAnsi"/>
          <w:sz w:val="24"/>
          <w:szCs w:val="24"/>
        </w:rPr>
        <w:t>. Sharp reductions in international economic activity would seriously damage China’s ability to sustain the high rates of growth that are necessary, if not sufficient, for its emergence as a great power. Thus, because of the easily understood consequences of provoking sanctions among its most valued American, Japanese, and European economic partners, and not just because of possibly temporary limitations on the PLA’s capabilities, China’s leaders will continue to be constrained in their efforts to resolve international disputes.</w:t>
      </w:r>
      <w:sdt>
        <w:sdtPr>
          <w:rPr>
            <w:rFonts w:asciiTheme="majorHAnsi" w:hAnsiTheme="majorHAnsi"/>
            <w:sz w:val="24"/>
            <w:szCs w:val="24"/>
          </w:rPr>
          <w:id w:val="1468625175"/>
          <w:citation/>
        </w:sdtPr>
        <w:sdtContent>
          <w:r w:rsidR="00972D58" w:rsidRPr="00972D58">
            <w:rPr>
              <w:rFonts w:asciiTheme="majorHAnsi" w:hAnsiTheme="majorHAnsi"/>
              <w:sz w:val="24"/>
              <w:szCs w:val="24"/>
            </w:rPr>
            <w:fldChar w:fldCharType="begin"/>
          </w:r>
          <w:r w:rsidR="00972D58" w:rsidRPr="00972D58">
            <w:rPr>
              <w:rFonts w:asciiTheme="majorHAnsi" w:hAnsiTheme="majorHAnsi"/>
              <w:sz w:val="24"/>
              <w:szCs w:val="24"/>
            </w:rPr>
            <w:instrText xml:space="preserve"> CITATION Gol98 \l 1033 </w:instrText>
          </w:r>
          <w:r w:rsidR="00972D58" w:rsidRPr="00972D58">
            <w:rPr>
              <w:rFonts w:asciiTheme="majorHAnsi" w:hAnsiTheme="majorHAnsi"/>
              <w:sz w:val="24"/>
              <w:szCs w:val="24"/>
            </w:rPr>
            <w:fldChar w:fldCharType="separate"/>
          </w:r>
          <w:r w:rsidR="00972D58" w:rsidRPr="00972D58">
            <w:rPr>
              <w:rFonts w:asciiTheme="majorHAnsi" w:hAnsiTheme="majorHAnsi"/>
              <w:noProof/>
              <w:sz w:val="24"/>
              <w:szCs w:val="24"/>
            </w:rPr>
            <w:t xml:space="preserve"> </w:t>
          </w:r>
          <w:r w:rsidR="00972D58" w:rsidRPr="00972D58">
            <w:rPr>
              <w:rFonts w:asciiTheme="majorHAnsi" w:hAnsiTheme="majorHAnsi"/>
              <w:noProof/>
              <w:sz w:val="24"/>
              <w:szCs w:val="24"/>
            </w:rPr>
            <w:t>(Goldstein, 1997-1998)</w:t>
          </w:r>
          <w:r w:rsidR="00972D58" w:rsidRPr="00972D58">
            <w:rPr>
              <w:rFonts w:asciiTheme="majorHAnsi" w:hAnsiTheme="majorHAnsi"/>
              <w:sz w:val="24"/>
              <w:szCs w:val="24"/>
            </w:rPr>
            <w:fldChar w:fldCharType="end"/>
          </w:r>
        </w:sdtContent>
      </w:sdt>
    </w:p>
    <w:p w:rsidR="008721BA" w:rsidRPr="00972D58" w:rsidRDefault="008721BA" w:rsidP="00972D58">
      <w:pPr>
        <w:pStyle w:val="ListParagraph"/>
        <w:ind w:firstLine="720"/>
        <w:jc w:val="both"/>
        <w:rPr>
          <w:rFonts w:asciiTheme="majorHAnsi" w:hAnsiTheme="majorHAnsi"/>
          <w:sz w:val="24"/>
          <w:szCs w:val="24"/>
        </w:rPr>
      </w:pPr>
      <w:r w:rsidRPr="00972D58">
        <w:rPr>
          <w:rFonts w:asciiTheme="majorHAnsi" w:hAnsiTheme="majorHAnsi"/>
          <w:sz w:val="24"/>
          <w:szCs w:val="24"/>
        </w:rPr>
        <w:t>The Nuclear Deterrence Theory, sometimes termed “nuclear peace theory”, provides the strongest reasons to expect that the dangers associated with China’s arrival as a full-fledged great power will be limited. Because nuclear powers cannot confidently eliminate the risk of unacceptable retaliation by their adversaries, they cannot engage one another in military battles that have a real potential to escalate to unrestrained warfare. Thus, in its purest form, nuclear peace theory argues that among the great powers the nuclear revolution has resulted in easily established relationships of mutual deterrence that provide not only a robust buffer against general war, but also a strong constraint on both limited war and crisis behavior.</w:t>
      </w:r>
    </w:p>
    <w:p w:rsidR="00A54F8E" w:rsidRPr="00972D58" w:rsidRDefault="008721BA" w:rsidP="00972D58">
      <w:pPr>
        <w:pStyle w:val="ListParagraph"/>
        <w:jc w:val="both"/>
        <w:rPr>
          <w:rFonts w:asciiTheme="majorHAnsi" w:hAnsiTheme="majorHAnsi"/>
          <w:sz w:val="24"/>
          <w:szCs w:val="24"/>
        </w:rPr>
      </w:pPr>
      <w:r w:rsidRPr="00972D58">
        <w:rPr>
          <w:rFonts w:asciiTheme="majorHAnsi" w:hAnsiTheme="majorHAnsi"/>
          <w:sz w:val="24"/>
          <w:szCs w:val="24"/>
        </w:rPr>
        <w:t>As long as the constraints of the nuclear revolution prevail, the danger that China’s ascent will trigger great power war is small, but mismanaging the process may make it a more painful experience than necessary.</w:t>
      </w:r>
    </w:p>
    <w:p w:rsidR="00A54F8E" w:rsidRPr="00972D58" w:rsidRDefault="00A54F8E" w:rsidP="00972D58">
      <w:pPr>
        <w:pStyle w:val="ListParagraph"/>
        <w:jc w:val="both"/>
        <w:rPr>
          <w:rFonts w:asciiTheme="majorHAnsi" w:hAnsiTheme="majorHAnsi"/>
          <w:sz w:val="24"/>
          <w:szCs w:val="24"/>
        </w:rPr>
      </w:pPr>
    </w:p>
    <w:p w:rsidR="00A54F8E" w:rsidRPr="00972D58" w:rsidRDefault="00A54F8E" w:rsidP="00972D58">
      <w:pPr>
        <w:pStyle w:val="ListParagraph"/>
        <w:numPr>
          <w:ilvl w:val="0"/>
          <w:numId w:val="2"/>
        </w:numPr>
        <w:jc w:val="both"/>
        <w:rPr>
          <w:rFonts w:asciiTheme="majorHAnsi" w:hAnsiTheme="majorHAnsi"/>
          <w:b/>
          <w:sz w:val="24"/>
          <w:szCs w:val="24"/>
        </w:rPr>
      </w:pPr>
      <w:r w:rsidRPr="00972D58">
        <w:rPr>
          <w:rFonts w:asciiTheme="majorHAnsi" w:hAnsiTheme="majorHAnsi"/>
          <w:b/>
          <w:sz w:val="24"/>
          <w:szCs w:val="24"/>
        </w:rPr>
        <w:t>Conclusion</w:t>
      </w:r>
    </w:p>
    <w:p w:rsidR="005D4A91" w:rsidRPr="005D4A91" w:rsidRDefault="00BC48AE" w:rsidP="005D4A91">
      <w:pPr>
        <w:pStyle w:val="ListParagraph"/>
        <w:ind w:firstLine="720"/>
        <w:jc w:val="both"/>
        <w:rPr>
          <w:ins w:id="0" w:author="MSUUSER" w:date="2012-04-24T13:34:00Z"/>
          <w:rFonts w:asciiTheme="majorHAnsi" w:hAnsiTheme="majorHAnsi"/>
          <w:sz w:val="24"/>
          <w:szCs w:val="24"/>
          <w:rPrChange w:id="1" w:author="MSUUSER" w:date="2012-04-24T13:36:00Z">
            <w:rPr>
              <w:ins w:id="2" w:author="MSUUSER" w:date="2012-04-24T13:34:00Z"/>
            </w:rPr>
          </w:rPrChange>
        </w:rPr>
      </w:pPr>
      <w:r w:rsidRPr="00972D58">
        <w:rPr>
          <w:rFonts w:asciiTheme="majorHAnsi" w:hAnsiTheme="majorHAnsi"/>
          <w:sz w:val="24"/>
          <w:szCs w:val="24"/>
        </w:rPr>
        <w:t xml:space="preserve">The decade-long double-digit economic growth has definitely allowed People’s Republic of China to utilize financial, and the resulting technical, resources to evaluate its military prowess and transform its bulk force into a smaller, more efficient army. The world scenario following the 9-11 attacks and the consequent war on terrorism that acted as distraction to world superpowers, on the other hand, </w:t>
      </w:r>
      <w:r w:rsidRPr="00972D58">
        <w:rPr>
          <w:rFonts w:asciiTheme="majorHAnsi" w:hAnsiTheme="majorHAnsi"/>
          <w:sz w:val="24"/>
          <w:szCs w:val="24"/>
        </w:rPr>
        <w:lastRenderedPageBreak/>
        <w:t xml:space="preserve">has provided China with an unprecedented opportunity to carry out a thorough modernization of its military force without having to care much about the associated international scrutiny and its possible impacts. China seems to have made proper use of these opportunities and has shown that it is capable to plan and then implement </w:t>
      </w:r>
      <w:r w:rsidR="002C3A81" w:rsidRPr="00972D58">
        <w:rPr>
          <w:rFonts w:asciiTheme="majorHAnsi" w:hAnsiTheme="majorHAnsi"/>
          <w:sz w:val="24"/>
          <w:szCs w:val="24"/>
        </w:rPr>
        <w:t>suitable strategies</w:t>
      </w:r>
      <w:r w:rsidRPr="00972D58">
        <w:rPr>
          <w:rFonts w:asciiTheme="majorHAnsi" w:hAnsiTheme="majorHAnsi"/>
          <w:sz w:val="24"/>
          <w:szCs w:val="24"/>
        </w:rPr>
        <w:t xml:space="preserve"> -- both in expansion and operation. Even though the PLA has achieved several milestones in due course of time, it still has some inherent defects, primarily its reliance on foreign technology, its inexperience in modern hi-tech warfare and </w:t>
      </w:r>
      <w:proofErr w:type="gramStart"/>
      <w:r w:rsidRPr="00972D58">
        <w:rPr>
          <w:rFonts w:asciiTheme="majorHAnsi" w:hAnsiTheme="majorHAnsi"/>
          <w:sz w:val="24"/>
          <w:szCs w:val="24"/>
        </w:rPr>
        <w:t>its</w:t>
      </w:r>
      <w:proofErr w:type="gramEnd"/>
      <w:r w:rsidRPr="00972D58">
        <w:rPr>
          <w:rFonts w:asciiTheme="majorHAnsi" w:hAnsiTheme="majorHAnsi"/>
          <w:sz w:val="24"/>
          <w:szCs w:val="24"/>
        </w:rPr>
        <w:t xml:space="preserve"> lagging behind in efficiency, as compared to its regional and international rivals, at the grass-root level.</w:t>
      </w:r>
      <w:r w:rsidR="002C3A81" w:rsidRPr="00972D58">
        <w:rPr>
          <w:rFonts w:asciiTheme="majorHAnsi" w:hAnsiTheme="majorHAnsi"/>
          <w:sz w:val="24"/>
          <w:szCs w:val="24"/>
        </w:rPr>
        <w:t xml:space="preserve"> That said</w:t>
      </w:r>
      <w:proofErr w:type="gramStart"/>
      <w:r w:rsidR="002C3A81" w:rsidRPr="00972D58">
        <w:rPr>
          <w:rFonts w:asciiTheme="majorHAnsi" w:hAnsiTheme="majorHAnsi"/>
          <w:sz w:val="24"/>
          <w:szCs w:val="24"/>
        </w:rPr>
        <w:t>,</w:t>
      </w:r>
      <w:proofErr w:type="gramEnd"/>
      <w:r w:rsidR="002C3A81" w:rsidRPr="00972D58">
        <w:rPr>
          <w:rFonts w:asciiTheme="majorHAnsi" w:hAnsiTheme="majorHAnsi"/>
          <w:sz w:val="24"/>
          <w:szCs w:val="24"/>
        </w:rPr>
        <w:t xml:space="preserve"> PRC’s potential to rise to an even higher power echelon backed by its future growth in economy cannot be neglected. In any case, China still has a lot to achieve in order to get even close to the military prowess of the United States, and the process of its military modernization is unlikely to result to any major conflict with the potential to fuel a war.</w:t>
      </w:r>
      <w:ins w:id="3" w:author="MSUUSER" w:date="2012-04-24T13:36:00Z">
        <w:r w:rsidR="005D4A91">
          <w:rPr>
            <w:rFonts w:asciiTheme="majorHAnsi" w:hAnsiTheme="majorHAnsi"/>
            <w:sz w:val="24"/>
            <w:szCs w:val="24"/>
          </w:rPr>
          <w:br w:type="page"/>
        </w:r>
      </w:ins>
    </w:p>
    <w:customXmlInsRangeStart w:id="4" w:author="MSUUSER" w:date="2012-04-24T13:35:00Z"/>
    <w:sdt>
      <w:sdtPr>
        <w:id w:val="529930017"/>
        <w:docPartObj>
          <w:docPartGallery w:val="Bibliographies"/>
          <w:docPartUnique/>
        </w:docPartObj>
      </w:sdtPr>
      <w:sdtEndPr>
        <w:rPr>
          <w:rFonts w:asciiTheme="minorHAnsi" w:eastAsiaTheme="minorHAnsi" w:hAnsiTheme="minorHAnsi" w:cstheme="minorBidi"/>
          <w:color w:val="auto"/>
          <w:sz w:val="22"/>
          <w:szCs w:val="22"/>
        </w:rPr>
      </w:sdtEndPr>
      <w:sdtContent>
        <w:customXmlInsRangeEnd w:id="4"/>
        <w:p w:rsidR="005D4A91" w:rsidRDefault="005D4A91">
          <w:pPr>
            <w:pStyle w:val="Heading1"/>
            <w:rPr>
              <w:ins w:id="5" w:author="MSUUSER" w:date="2012-04-24T13:35:00Z"/>
            </w:rPr>
          </w:pPr>
          <w:ins w:id="6" w:author="MSUUSER" w:date="2012-04-24T13:35:00Z">
            <w:r>
              <w:t>Works Cited</w:t>
            </w:r>
          </w:ins>
        </w:p>
        <w:p w:rsidR="005D4A91" w:rsidRDefault="005D4A91" w:rsidP="005D4A91">
          <w:pPr>
            <w:pStyle w:val="Bibliography"/>
            <w:ind w:left="720" w:hanging="720"/>
            <w:rPr>
              <w:noProof/>
            </w:rPr>
          </w:pPr>
          <w:ins w:id="7" w:author="MSUUSER" w:date="2012-04-24T13:35:00Z">
            <w:r>
              <w:fldChar w:fldCharType="begin"/>
            </w:r>
            <w:r>
              <w:instrText xml:space="preserve"> BIBLIOGRAPHY </w:instrText>
            </w:r>
            <w:r>
              <w:fldChar w:fldCharType="separate"/>
            </w:r>
          </w:ins>
          <w:r>
            <w:rPr>
              <w:noProof/>
            </w:rPr>
            <w:t xml:space="preserve">(2011). </w:t>
          </w:r>
          <w:r>
            <w:rPr>
              <w:i/>
              <w:iCs/>
              <w:noProof/>
            </w:rPr>
            <w:t>ANNUAL REPORT TO CONGRESS: Military and Security Developments Involving the People's Republic of China.</w:t>
          </w:r>
          <w:r>
            <w:rPr>
              <w:noProof/>
            </w:rPr>
            <w:t xml:space="preserve"> Washington, D.C.: Office of the Secretary of Defense.</w:t>
          </w:r>
        </w:p>
        <w:p w:rsidR="005D4A91" w:rsidRDefault="005D4A91" w:rsidP="005D4A91">
          <w:pPr>
            <w:pStyle w:val="Bibliography"/>
            <w:ind w:left="720" w:hanging="720"/>
            <w:rPr>
              <w:noProof/>
            </w:rPr>
          </w:pPr>
          <w:r>
            <w:rPr>
              <w:noProof/>
            </w:rPr>
            <w:t xml:space="preserve">China's first aircraft carrier 'starts sea trials'. (2011, 08 10). </w:t>
          </w:r>
          <w:r>
            <w:rPr>
              <w:i/>
              <w:iCs/>
              <w:noProof/>
            </w:rPr>
            <w:t>BBC News</w:t>
          </w:r>
          <w:r>
            <w:rPr>
              <w:noProof/>
            </w:rPr>
            <w:t>.</w:t>
          </w:r>
        </w:p>
        <w:p w:rsidR="005D4A91" w:rsidRDefault="005D4A91" w:rsidP="005D4A91">
          <w:pPr>
            <w:pStyle w:val="Bibliography"/>
            <w:ind w:left="720" w:hanging="720"/>
            <w:rPr>
              <w:noProof/>
            </w:rPr>
          </w:pPr>
          <w:r>
            <w:rPr>
              <w:noProof/>
            </w:rPr>
            <w:t xml:space="preserve">BBC News. (2011, 08 10). </w:t>
          </w:r>
          <w:r>
            <w:rPr>
              <w:i/>
              <w:iCs/>
              <w:noProof/>
            </w:rPr>
            <w:t>China's first aircraft carrier 'starts sea trials'</w:t>
          </w:r>
          <w:r>
            <w:rPr>
              <w:noProof/>
            </w:rPr>
            <w:t>. Retrieved from BBC: http://www.bbc.co.uk/news/mobile/world-asia-pacific-14470882</w:t>
          </w:r>
        </w:p>
        <w:p w:rsidR="005D4A91" w:rsidRDefault="005D4A91" w:rsidP="005D4A91">
          <w:pPr>
            <w:pStyle w:val="Bibliography"/>
            <w:ind w:left="720" w:hanging="720"/>
            <w:rPr>
              <w:noProof/>
            </w:rPr>
          </w:pPr>
          <w:r>
            <w:rPr>
              <w:noProof/>
            </w:rPr>
            <w:t xml:space="preserve">Bergsten, C. F. (2008). </w:t>
          </w:r>
          <w:r>
            <w:rPr>
              <w:i/>
              <w:iCs/>
              <w:noProof/>
            </w:rPr>
            <w:t>China's Rise: Challenges and Opportunities.</w:t>
          </w:r>
          <w:r>
            <w:rPr>
              <w:noProof/>
            </w:rPr>
            <w:t xml:space="preserve"> Peterson Institute For International Economics.</w:t>
          </w:r>
        </w:p>
        <w:p w:rsidR="005D4A91" w:rsidRDefault="005D4A91" w:rsidP="005D4A91">
          <w:pPr>
            <w:pStyle w:val="Bibliography"/>
            <w:ind w:left="720" w:hanging="720"/>
            <w:rPr>
              <w:noProof/>
            </w:rPr>
          </w:pPr>
          <w:r>
            <w:rPr>
              <w:noProof/>
            </w:rPr>
            <w:t xml:space="preserve">Blasko, D. J. (2012). </w:t>
          </w:r>
          <w:r>
            <w:rPr>
              <w:i/>
              <w:iCs/>
              <w:noProof/>
            </w:rPr>
            <w:t>The Chinese Army Today: Tradition And Transformation For The 21st Century.</w:t>
          </w:r>
          <w:r>
            <w:rPr>
              <w:noProof/>
            </w:rPr>
            <w:t xml:space="preserve"> New York: Routledge.</w:t>
          </w:r>
        </w:p>
        <w:p w:rsidR="005D4A91" w:rsidRDefault="005D4A91" w:rsidP="005D4A91">
          <w:pPr>
            <w:pStyle w:val="Bibliography"/>
            <w:ind w:left="720" w:hanging="720"/>
            <w:rPr>
              <w:noProof/>
            </w:rPr>
          </w:pPr>
          <w:r>
            <w:rPr>
              <w:noProof/>
            </w:rPr>
            <w:t xml:space="preserve">Branigan, T. (2011, 01 11). China confirms stealth fighter jet tests. </w:t>
          </w:r>
          <w:r>
            <w:rPr>
              <w:i/>
              <w:iCs/>
              <w:noProof/>
            </w:rPr>
            <w:t>The Guardian</w:t>
          </w:r>
          <w:r>
            <w:rPr>
              <w:noProof/>
            </w:rPr>
            <w:t>.</w:t>
          </w:r>
        </w:p>
        <w:p w:rsidR="005D4A91" w:rsidRDefault="005D4A91" w:rsidP="005D4A91">
          <w:pPr>
            <w:pStyle w:val="Bibliography"/>
            <w:ind w:left="720" w:hanging="720"/>
            <w:rPr>
              <w:noProof/>
            </w:rPr>
          </w:pPr>
          <w:r>
            <w:rPr>
              <w:noProof/>
            </w:rPr>
            <w:t xml:space="preserve">Bussert, J. C., &amp; Elleman, B. A. (2011). </w:t>
          </w:r>
          <w:r>
            <w:rPr>
              <w:i/>
              <w:iCs/>
              <w:noProof/>
            </w:rPr>
            <w:t>People's Liberation Army Navy (PLAN): Combat Systems Technology, 1949-2010.</w:t>
          </w:r>
          <w:r>
            <w:rPr>
              <w:noProof/>
            </w:rPr>
            <w:t xml:space="preserve"> Annapolis, MD: Naval Institute Press.</w:t>
          </w:r>
        </w:p>
        <w:p w:rsidR="005D4A91" w:rsidRDefault="005D4A91" w:rsidP="005D4A91">
          <w:pPr>
            <w:pStyle w:val="Bibliography"/>
            <w:ind w:left="720" w:hanging="720"/>
            <w:rPr>
              <w:noProof/>
            </w:rPr>
          </w:pPr>
          <w:r>
            <w:rPr>
              <w:noProof/>
            </w:rPr>
            <w:t xml:space="preserve">Chang, A. (2012). Indigenous Weapons Development in China's. In J. Dotson, </w:t>
          </w:r>
          <w:r>
            <w:rPr>
              <w:i/>
              <w:iCs/>
              <w:noProof/>
            </w:rPr>
            <w:t>U.S.‐China Economic and Security Review Commission Staff Research Report.</w:t>
          </w:r>
          <w:r>
            <w:rPr>
              <w:noProof/>
            </w:rPr>
            <w:t xml:space="preserve"> U.S.‐Chi</w:t>
          </w:r>
          <w:bookmarkStart w:id="8" w:name="_GoBack"/>
          <w:bookmarkEnd w:id="8"/>
          <w:r>
            <w:rPr>
              <w:noProof/>
            </w:rPr>
            <w:t>na Economic and Security Review Commission.</w:t>
          </w:r>
        </w:p>
        <w:p w:rsidR="005D4A91" w:rsidRDefault="005D4A91" w:rsidP="005D4A91">
          <w:pPr>
            <w:pStyle w:val="Bibliography"/>
            <w:ind w:left="720" w:hanging="720"/>
            <w:rPr>
              <w:noProof/>
            </w:rPr>
          </w:pPr>
          <w:r>
            <w:rPr>
              <w:noProof/>
            </w:rPr>
            <w:t xml:space="preserve">Cheng, D. (2012). </w:t>
          </w:r>
          <w:r>
            <w:rPr>
              <w:i/>
              <w:iCs/>
              <w:noProof/>
            </w:rPr>
            <w:t>The Security Challenges Posed by the People's Republic of China.</w:t>
          </w:r>
          <w:r>
            <w:rPr>
              <w:noProof/>
            </w:rPr>
            <w:t xml:space="preserve"> Washington, DC: The Heritage Foundation.</w:t>
          </w:r>
        </w:p>
        <w:p w:rsidR="005D4A91" w:rsidRDefault="005D4A91" w:rsidP="005D4A91">
          <w:pPr>
            <w:pStyle w:val="Bibliography"/>
            <w:ind w:left="720" w:hanging="720"/>
            <w:rPr>
              <w:noProof/>
            </w:rPr>
          </w:pPr>
          <w:r>
            <w:rPr>
              <w:noProof/>
            </w:rPr>
            <w:t xml:space="preserve">Goldstein, A. (1997-1998). Great Expectations: Interpreting China's Arrival. </w:t>
          </w:r>
          <w:r>
            <w:rPr>
              <w:i/>
              <w:iCs/>
              <w:noProof/>
            </w:rPr>
            <w:t>International Security</w:t>
          </w:r>
          <w:r>
            <w:rPr>
              <w:noProof/>
            </w:rPr>
            <w:t>.</w:t>
          </w:r>
        </w:p>
        <w:p w:rsidR="005D4A91" w:rsidRDefault="005D4A91" w:rsidP="005D4A91">
          <w:pPr>
            <w:pStyle w:val="Bibliography"/>
            <w:ind w:left="720" w:hanging="720"/>
            <w:rPr>
              <w:noProof/>
            </w:rPr>
          </w:pPr>
          <w:r>
            <w:rPr>
              <w:noProof/>
            </w:rPr>
            <w:t xml:space="preserve">Harding, T. (2011, 12 15). </w:t>
          </w:r>
          <w:r>
            <w:rPr>
              <w:i/>
              <w:iCs/>
              <w:noProof/>
            </w:rPr>
            <w:t>First satellite image of Chinese aircraft carrier reveals absence of key component</w:t>
          </w:r>
          <w:r>
            <w:rPr>
              <w:noProof/>
            </w:rPr>
            <w:t>. Retrieved from The Telegraph: http://www.telegraph.co.uk/news/worldnews/asia/china/8959279/First-satellite-image-of-Chinese-aircraft-carrier-reveals-absence-of-key-component.html</w:t>
          </w:r>
        </w:p>
        <w:p w:rsidR="005D4A91" w:rsidRDefault="005D4A91" w:rsidP="005D4A91">
          <w:pPr>
            <w:pStyle w:val="Bibliography"/>
            <w:ind w:left="720" w:hanging="720"/>
            <w:rPr>
              <w:noProof/>
            </w:rPr>
          </w:pPr>
          <w:r>
            <w:rPr>
              <w:noProof/>
            </w:rPr>
            <w:t xml:space="preserve">Krekel, B. (2009). </w:t>
          </w:r>
          <w:r>
            <w:rPr>
              <w:i/>
              <w:iCs/>
              <w:noProof/>
            </w:rPr>
            <w:t>Capability of the People's Republic of China to Conduct Cyber Warfare and Computer Network Exploitation.</w:t>
          </w:r>
          <w:r>
            <w:rPr>
              <w:noProof/>
            </w:rPr>
            <w:t xml:space="preserve"> McLean, VA: Northrop Grumman Corporation Information Systems Sector.</w:t>
          </w:r>
        </w:p>
        <w:p w:rsidR="005D4A91" w:rsidRDefault="005D4A91" w:rsidP="005D4A91">
          <w:pPr>
            <w:pStyle w:val="Bibliography"/>
            <w:ind w:left="720" w:hanging="720"/>
            <w:rPr>
              <w:noProof/>
            </w:rPr>
          </w:pPr>
          <w:r>
            <w:rPr>
              <w:noProof/>
            </w:rPr>
            <w:t xml:space="preserve">Swaine, M. D. (2005). China's Regional Military Posture. In D. Shambaugh, </w:t>
          </w:r>
          <w:r>
            <w:rPr>
              <w:i/>
              <w:iCs/>
              <w:noProof/>
            </w:rPr>
            <w:t>Power Shift: China And Asia's New Dynamics.</w:t>
          </w:r>
          <w:r>
            <w:rPr>
              <w:noProof/>
            </w:rPr>
            <w:t xml:space="preserve"> Berkeley, CA: University of California Press.</w:t>
          </w:r>
        </w:p>
        <w:p w:rsidR="005D4A91" w:rsidRDefault="005D4A91" w:rsidP="005D4A91">
          <w:pPr>
            <w:pStyle w:val="Bibliography"/>
            <w:ind w:left="720" w:hanging="720"/>
            <w:rPr>
              <w:noProof/>
            </w:rPr>
          </w:pPr>
          <w:r>
            <w:rPr>
              <w:noProof/>
            </w:rPr>
            <w:t xml:space="preserve">The Central People's Government of the People's Republic of China. (2011). </w:t>
          </w:r>
          <w:r>
            <w:rPr>
              <w:i/>
              <w:iCs/>
              <w:noProof/>
            </w:rPr>
            <w:t>China's Space Activities in 2011.</w:t>
          </w:r>
          <w:r>
            <w:rPr>
              <w:noProof/>
            </w:rPr>
            <w:t xml:space="preserve"> PRC State Council Information Office.</w:t>
          </w:r>
        </w:p>
        <w:p w:rsidR="005D4A91" w:rsidRDefault="005D4A91" w:rsidP="005D4A91">
          <w:pPr>
            <w:pStyle w:val="Bibliography"/>
            <w:ind w:left="720" w:hanging="720"/>
            <w:rPr>
              <w:noProof/>
            </w:rPr>
          </w:pPr>
          <w:r>
            <w:rPr>
              <w:noProof/>
            </w:rPr>
            <w:lastRenderedPageBreak/>
            <w:t xml:space="preserve">Wang, F.-L. (2005). Beijing's Incentive Structure: The Pursuit to Preservation, Prosperity, and Power. In F.-L. Wang, &amp; Y. Deng, </w:t>
          </w:r>
          <w:r>
            <w:rPr>
              <w:i/>
              <w:iCs/>
              <w:noProof/>
            </w:rPr>
            <w:t>China Rising: Power and Motivation in Chinese Foreign Policy.</w:t>
          </w:r>
          <w:r>
            <w:rPr>
              <w:noProof/>
            </w:rPr>
            <w:t xml:space="preserve"> Oxford, UK: Rowman &amp; Littlefield Publishers, Inc.</w:t>
          </w:r>
        </w:p>
        <w:p w:rsidR="005D4A91" w:rsidRDefault="005D4A91" w:rsidP="005D4A91">
          <w:pPr>
            <w:rPr>
              <w:ins w:id="9" w:author="MSUUSER" w:date="2012-04-24T13:35:00Z"/>
            </w:rPr>
          </w:pPr>
          <w:ins w:id="10" w:author="MSUUSER" w:date="2012-04-24T13:35:00Z">
            <w:r>
              <w:rPr>
                <w:b/>
                <w:bCs/>
              </w:rPr>
              <w:fldChar w:fldCharType="end"/>
            </w:r>
          </w:ins>
        </w:p>
        <w:customXmlInsRangeStart w:id="11" w:author="MSUUSER" w:date="2012-04-24T13:35:00Z"/>
      </w:sdtContent>
    </w:sdt>
    <w:customXmlInsRangeEnd w:id="11"/>
    <w:p w:rsidR="005D4A91" w:rsidRDefault="005D4A91">
      <w:pPr>
        <w:rPr>
          <w:ins w:id="12" w:author="MSUUSER" w:date="2012-04-24T13:38:00Z"/>
          <w:rFonts w:asciiTheme="majorHAnsi" w:hAnsiTheme="majorHAnsi"/>
          <w:sz w:val="24"/>
          <w:szCs w:val="24"/>
        </w:rPr>
      </w:pPr>
      <w:ins w:id="13" w:author="MSUUSER" w:date="2012-04-24T13:38:00Z">
        <w:r>
          <w:rPr>
            <w:rFonts w:asciiTheme="majorHAnsi" w:hAnsiTheme="majorHAnsi"/>
            <w:sz w:val="24"/>
            <w:szCs w:val="24"/>
          </w:rPr>
          <w:br w:type="page"/>
        </w:r>
      </w:ins>
    </w:p>
    <w:p w:rsidR="005D4A91" w:rsidRDefault="00C0552D" w:rsidP="005D4A91">
      <w:pPr>
        <w:pStyle w:val="Default"/>
        <w:rPr>
          <w:ins w:id="14" w:author="MSUUSER" w:date="2012-04-24T13:44:00Z"/>
          <w:b/>
          <w:bCs/>
          <w:sz w:val="28"/>
          <w:szCs w:val="28"/>
        </w:rPr>
      </w:pPr>
      <w:ins w:id="15" w:author="MSUUSER" w:date="2012-04-24T13:38:00Z">
        <w:r>
          <w:rPr>
            <w:b/>
            <w:bCs/>
            <w:sz w:val="28"/>
            <w:szCs w:val="28"/>
          </w:rPr>
          <w:lastRenderedPageBreak/>
          <w:t>APPENDIX</w:t>
        </w:r>
        <w:r w:rsidR="005D4A91">
          <w:rPr>
            <w:b/>
            <w:bCs/>
            <w:sz w:val="28"/>
            <w:szCs w:val="28"/>
          </w:rPr>
          <w:t xml:space="preserve">: </w:t>
        </w:r>
      </w:ins>
    </w:p>
    <w:p w:rsidR="00C0552D" w:rsidRDefault="00C0552D" w:rsidP="005D4A91">
      <w:pPr>
        <w:pStyle w:val="Default"/>
        <w:rPr>
          <w:ins w:id="16" w:author="MSUUSER" w:date="2012-04-24T13:44:00Z"/>
          <w:b/>
          <w:bCs/>
          <w:sz w:val="28"/>
          <w:szCs w:val="28"/>
        </w:rPr>
      </w:pPr>
    </w:p>
    <w:p w:rsidR="00C0552D" w:rsidRDefault="00C0552D" w:rsidP="005D4A91">
      <w:pPr>
        <w:pStyle w:val="Default"/>
        <w:rPr>
          <w:ins w:id="17" w:author="MSUUSER" w:date="2012-04-24T13:49:00Z"/>
          <w:b/>
          <w:bCs/>
          <w:sz w:val="28"/>
          <w:szCs w:val="28"/>
        </w:rPr>
      </w:pPr>
      <w:ins w:id="18" w:author="MSUUSER" w:date="2012-04-24T13:44:00Z">
        <w:r>
          <w:rPr>
            <w:b/>
            <w:bCs/>
            <w:sz w:val="28"/>
            <w:szCs w:val="28"/>
          </w:rPr>
          <w:t>CHINA AND TAIWAN FORCES DATA</w:t>
        </w:r>
      </w:ins>
    </w:p>
    <w:p w:rsidR="00C0552D" w:rsidRDefault="00C0552D" w:rsidP="005D4A91">
      <w:pPr>
        <w:pStyle w:val="Default"/>
        <w:rPr>
          <w:ins w:id="19" w:author="MSUUSER" w:date="2012-04-24T13:49:00Z"/>
          <w:b/>
          <w:bCs/>
          <w:sz w:val="28"/>
          <w:szCs w:val="28"/>
        </w:rPr>
      </w:pPr>
    </w:p>
    <w:p w:rsidR="00C0552D" w:rsidRDefault="00C0552D" w:rsidP="005D4A91">
      <w:pPr>
        <w:pStyle w:val="Default"/>
        <w:rPr>
          <w:ins w:id="20" w:author="MSUUSER" w:date="2012-04-24T13:49:00Z"/>
          <w:b/>
          <w:bCs/>
          <w:sz w:val="28"/>
          <w:szCs w:val="28"/>
        </w:rPr>
      </w:pPr>
    </w:p>
    <w:p w:rsidR="00C0552D" w:rsidRDefault="00C0552D" w:rsidP="005D4A91">
      <w:pPr>
        <w:pStyle w:val="Default"/>
        <w:rPr>
          <w:ins w:id="21" w:author="MSUUSER" w:date="2012-04-24T13:49:00Z"/>
          <w:b/>
          <w:bCs/>
          <w:sz w:val="28"/>
          <w:szCs w:val="28"/>
        </w:rPr>
      </w:pPr>
    </w:p>
    <w:p w:rsidR="00C0552D" w:rsidRDefault="00C0552D" w:rsidP="005D4A91">
      <w:pPr>
        <w:pStyle w:val="Default"/>
        <w:rPr>
          <w:ins w:id="22" w:author="MSUUSER" w:date="2012-04-24T13:49:00Z"/>
          <w:b/>
          <w:bCs/>
          <w:sz w:val="28"/>
          <w:szCs w:val="28"/>
        </w:rPr>
      </w:pPr>
    </w:p>
    <w:p w:rsidR="00C0552D" w:rsidRDefault="00C0552D" w:rsidP="005D4A91">
      <w:pPr>
        <w:pStyle w:val="Default"/>
        <w:rPr>
          <w:ins w:id="23" w:author="MSUUSER" w:date="2012-04-24T13:38:00Z"/>
          <w:sz w:val="28"/>
          <w:szCs w:val="28"/>
        </w:rPr>
      </w:pPr>
    </w:p>
    <w:tbl>
      <w:tblPr>
        <w:tblStyle w:val="LightList-Accent1"/>
        <w:tblW w:w="0" w:type="auto"/>
        <w:tblLayout w:type="fixed"/>
        <w:tblLook w:val="0000" w:firstRow="0" w:lastRow="0" w:firstColumn="0" w:lastColumn="0" w:noHBand="0" w:noVBand="0"/>
        <w:tblPrChange w:id="24" w:author="MSUUSER" w:date="2012-04-24T13:42:00Z">
          <w:tblPr>
            <w:tblW w:w="0" w:type="auto"/>
            <w:tblBorders>
              <w:top w:val="nil"/>
              <w:left w:val="nil"/>
              <w:bottom w:val="nil"/>
              <w:right w:val="nil"/>
            </w:tblBorders>
            <w:tblLayout w:type="fixed"/>
            <w:tblLook w:val="0000" w:firstRow="0" w:lastRow="0" w:firstColumn="0" w:lastColumn="0" w:noHBand="0" w:noVBand="0"/>
          </w:tblPr>
        </w:tblPrChange>
      </w:tblPr>
      <w:tblGrid>
        <w:gridCol w:w="2343"/>
        <w:gridCol w:w="2355"/>
        <w:gridCol w:w="2340"/>
        <w:gridCol w:w="2334"/>
        <w:tblGridChange w:id="25">
          <w:tblGrid>
            <w:gridCol w:w="2343"/>
            <w:gridCol w:w="781"/>
            <w:gridCol w:w="1562"/>
            <w:gridCol w:w="1562"/>
            <w:gridCol w:w="781"/>
            <w:gridCol w:w="2343"/>
          </w:tblGrid>
        </w:tblGridChange>
      </w:tblGrid>
      <w:tr w:rsidR="005D4A91" w:rsidTr="005D4A91">
        <w:tblPrEx>
          <w:tblPrExChange w:id="26" w:author="MSUUSER" w:date="2012-04-24T13:42: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7"/>
          <w:ins w:id="27" w:author="MSUUSER" w:date="2012-04-24T13:38:00Z"/>
          <w:trPrChange w:id="28" w:author="MSUUSER" w:date="2012-04-24T13:42:00Z">
            <w:trPr>
              <w:trHeight w:val="107"/>
            </w:trPr>
          </w:trPrChange>
        </w:trPr>
        <w:tc>
          <w:tcPr>
            <w:cnfStyle w:val="000010000000" w:firstRow="0" w:lastRow="0" w:firstColumn="0" w:lastColumn="0" w:oddVBand="1" w:evenVBand="0" w:oddHBand="0" w:evenHBand="0" w:firstRowFirstColumn="0" w:firstRowLastColumn="0" w:lastRowFirstColumn="0" w:lastRowLastColumn="0"/>
            <w:tcW w:w="9372" w:type="dxa"/>
            <w:gridSpan w:val="4"/>
            <w:tcPrChange w:id="29" w:author="MSUUSER" w:date="2012-04-24T13:42:00Z">
              <w:tcPr>
                <w:tcW w:w="9372" w:type="dxa"/>
                <w:gridSpan w:val="6"/>
              </w:tcPr>
            </w:tcPrChange>
          </w:tcPr>
          <w:p w:rsidR="005D4A91" w:rsidRDefault="005D4A91" w:rsidP="00C0552D">
            <w:pPr>
              <w:pStyle w:val="Default"/>
              <w:jc w:val="center"/>
              <w:cnfStyle w:val="000010100000" w:firstRow="0" w:lastRow="0" w:firstColumn="0" w:lastColumn="0" w:oddVBand="1" w:evenVBand="0" w:oddHBand="1" w:evenHBand="0" w:firstRowFirstColumn="0" w:firstRowLastColumn="0" w:lastRowFirstColumn="0" w:lastRowLastColumn="0"/>
              <w:rPr>
                <w:ins w:id="30" w:author="MSUUSER" w:date="2012-04-24T13:38:00Z"/>
                <w:sz w:val="23"/>
                <w:szCs w:val="23"/>
              </w:rPr>
              <w:pPrChange w:id="31" w:author="MSUUSER" w:date="2012-04-24T13:45:00Z">
                <w:pPr>
                  <w:pStyle w:val="Default"/>
                  <w:cnfStyle w:val="000010100000" w:firstRow="0" w:lastRow="0" w:firstColumn="0" w:lastColumn="0" w:oddVBand="1" w:evenVBand="0" w:oddHBand="1" w:evenHBand="0" w:firstRowFirstColumn="0" w:firstRowLastColumn="0" w:lastRowFirstColumn="0" w:lastRowLastColumn="0"/>
                </w:pPr>
              </w:pPrChange>
            </w:pPr>
            <w:ins w:id="32" w:author="MSUUSER" w:date="2012-04-24T13:38:00Z">
              <w:r>
                <w:rPr>
                  <w:b/>
                  <w:bCs/>
                  <w:sz w:val="23"/>
                  <w:szCs w:val="23"/>
                </w:rPr>
                <w:t>Taiwan Strait Military Balance, Ground Forces</w:t>
              </w:r>
            </w:ins>
          </w:p>
        </w:tc>
      </w:tr>
      <w:tr w:rsidR="005D4A91" w:rsidTr="00C0552D">
        <w:tblPrEx>
          <w:tblPrExChange w:id="33" w:author="MSUUSER" w:date="2012-04-24T13:43:00Z">
            <w:tblPrEx>
              <w:tblCellMar>
                <w:top w:w="0" w:type="dxa"/>
                <w:bottom w:w="0" w:type="dxa"/>
              </w:tblCellMar>
            </w:tblPrEx>
          </w:tblPrExChange>
        </w:tblPrEx>
        <w:trPr>
          <w:trHeight w:val="107"/>
          <w:ins w:id="34" w:author="MSUUSER" w:date="2012-04-24T13:38:00Z"/>
          <w:trPrChange w:id="35" w:author="MSUUSER" w:date="2012-04-24T13:43:00Z">
            <w:trPr>
              <w:trHeight w:val="107"/>
            </w:trPr>
          </w:trPrChange>
        </w:trPr>
        <w:tc>
          <w:tcPr>
            <w:cnfStyle w:val="000010000000" w:firstRow="0" w:lastRow="0" w:firstColumn="0" w:lastColumn="0" w:oddVBand="1" w:evenVBand="0" w:oddHBand="0" w:evenHBand="0" w:firstRowFirstColumn="0" w:firstRowLastColumn="0" w:lastRowFirstColumn="0" w:lastRowLastColumn="0"/>
            <w:tcW w:w="7038" w:type="dxa"/>
            <w:gridSpan w:val="3"/>
            <w:tcPrChange w:id="36" w:author="MSUUSER" w:date="2012-04-24T13:43:00Z">
              <w:tcPr>
                <w:tcW w:w="4686" w:type="dxa"/>
                <w:gridSpan w:val="3"/>
              </w:tcPr>
            </w:tcPrChange>
          </w:tcPr>
          <w:p w:rsidR="005D4A91" w:rsidRDefault="005D4A91" w:rsidP="00C0552D">
            <w:pPr>
              <w:pStyle w:val="Default"/>
              <w:jc w:val="center"/>
              <w:rPr>
                <w:ins w:id="37" w:author="MSUUSER" w:date="2012-04-24T13:38:00Z"/>
                <w:sz w:val="23"/>
                <w:szCs w:val="23"/>
              </w:rPr>
              <w:pPrChange w:id="38" w:author="MSUUSER" w:date="2012-04-24T13:43:00Z">
                <w:pPr>
                  <w:pStyle w:val="Default"/>
                </w:pPr>
              </w:pPrChange>
            </w:pPr>
            <w:ins w:id="39" w:author="MSUUSER" w:date="2012-04-24T13:38:00Z">
              <w:r>
                <w:rPr>
                  <w:b/>
                  <w:bCs/>
                  <w:sz w:val="23"/>
                  <w:szCs w:val="23"/>
                </w:rPr>
                <w:t>China</w:t>
              </w:r>
            </w:ins>
          </w:p>
        </w:tc>
        <w:tc>
          <w:tcPr>
            <w:tcW w:w="2334" w:type="dxa"/>
            <w:tcPrChange w:id="40" w:author="MSUUSER" w:date="2012-04-24T13:43:00Z">
              <w:tcPr>
                <w:tcW w:w="4686" w:type="dxa"/>
                <w:gridSpan w:val="3"/>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41" w:author="MSUUSER" w:date="2012-04-24T13:38:00Z"/>
                <w:sz w:val="23"/>
                <w:szCs w:val="23"/>
              </w:rPr>
            </w:pPr>
            <w:ins w:id="42" w:author="MSUUSER" w:date="2012-04-24T13:38:00Z">
              <w:r>
                <w:rPr>
                  <w:b/>
                  <w:bCs/>
                  <w:sz w:val="23"/>
                  <w:szCs w:val="23"/>
                </w:rPr>
                <w:t xml:space="preserve">Taiwan </w:t>
              </w:r>
            </w:ins>
          </w:p>
        </w:tc>
      </w:tr>
      <w:tr w:rsidR="005D4A91" w:rsidTr="00C0552D">
        <w:tblPrEx>
          <w:tblPrExChange w:id="43"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7"/>
          <w:ins w:id="44" w:author="MSUUSER" w:date="2012-04-24T13:38:00Z"/>
          <w:trPrChange w:id="45" w:author="MSUUSER" w:date="2012-04-24T13:43:00Z">
            <w:trPr>
              <w:trHeight w:val="107"/>
            </w:trPr>
          </w:trPrChange>
        </w:trPr>
        <w:tc>
          <w:tcPr>
            <w:cnfStyle w:val="000010000000" w:firstRow="0" w:lastRow="0" w:firstColumn="0" w:lastColumn="0" w:oddVBand="1" w:evenVBand="0" w:oddHBand="0" w:evenHBand="0" w:firstRowFirstColumn="0" w:firstRowLastColumn="0" w:lastRowFirstColumn="0" w:lastRowLastColumn="0"/>
            <w:tcW w:w="4698" w:type="dxa"/>
            <w:gridSpan w:val="2"/>
            <w:tcPrChange w:id="46" w:author="MSUUSER" w:date="2012-04-24T13:43:00Z">
              <w:tcPr>
                <w:tcW w:w="3124" w:type="dxa"/>
                <w:gridSpan w:val="2"/>
              </w:tcPr>
            </w:tcPrChange>
          </w:tcPr>
          <w:p w:rsidR="005D4A91" w:rsidRDefault="00C0552D" w:rsidP="00C0552D">
            <w:pPr>
              <w:pStyle w:val="Default"/>
              <w:jc w:val="center"/>
              <w:cnfStyle w:val="000010100000" w:firstRow="0" w:lastRow="0" w:firstColumn="0" w:lastColumn="0" w:oddVBand="1" w:evenVBand="0" w:oddHBand="1" w:evenHBand="0" w:firstRowFirstColumn="0" w:firstRowLastColumn="0" w:lastRowFirstColumn="0" w:lastRowLastColumn="0"/>
              <w:rPr>
                <w:ins w:id="47" w:author="MSUUSER" w:date="2012-04-24T13:38:00Z"/>
                <w:sz w:val="23"/>
                <w:szCs w:val="23"/>
              </w:rPr>
              <w:pPrChange w:id="48" w:author="MSUUSER" w:date="2012-04-24T13:43:00Z">
                <w:pPr>
                  <w:pStyle w:val="Default"/>
                  <w:cnfStyle w:val="000010100000" w:firstRow="0" w:lastRow="0" w:firstColumn="0" w:lastColumn="0" w:oddVBand="1" w:evenVBand="0" w:oddHBand="1" w:evenHBand="0" w:firstRowFirstColumn="0" w:firstRowLastColumn="0" w:lastRowFirstColumn="0" w:lastRowLastColumn="0"/>
                </w:pPr>
              </w:pPrChange>
            </w:pPr>
            <w:ins w:id="49" w:author="MSUUSER" w:date="2012-04-24T13:43:00Z">
              <w:r>
                <w:rPr>
                  <w:b/>
                  <w:bCs/>
                  <w:i/>
                  <w:iCs/>
                  <w:sz w:val="23"/>
                  <w:szCs w:val="23"/>
                </w:rPr>
                <w:t xml:space="preserve">                                  </w:t>
              </w:r>
            </w:ins>
            <w:ins w:id="50" w:author="MSUUSER" w:date="2012-04-24T13:38:00Z">
              <w:r w:rsidR="005D4A91">
                <w:rPr>
                  <w:b/>
                  <w:bCs/>
                  <w:i/>
                  <w:iCs/>
                  <w:sz w:val="23"/>
                  <w:szCs w:val="23"/>
                </w:rPr>
                <w:t xml:space="preserve">Total </w:t>
              </w:r>
            </w:ins>
          </w:p>
        </w:tc>
        <w:tc>
          <w:tcPr>
            <w:tcW w:w="2340" w:type="dxa"/>
            <w:tcPrChange w:id="51" w:author="MSUUSER" w:date="2012-04-24T13:43:00Z">
              <w:tcPr>
                <w:tcW w:w="3124"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52" w:author="MSUUSER" w:date="2012-04-24T13:38:00Z"/>
                <w:sz w:val="23"/>
                <w:szCs w:val="23"/>
              </w:rPr>
            </w:pPr>
            <w:ins w:id="53" w:author="MSUUSER" w:date="2012-04-24T13:38:00Z">
              <w:r>
                <w:rPr>
                  <w:b/>
                  <w:bCs/>
                  <w:i/>
                  <w:iCs/>
                  <w:sz w:val="23"/>
                  <w:szCs w:val="23"/>
                </w:rPr>
                <w:t xml:space="preserve">Taiwan Strait Area </w:t>
              </w:r>
            </w:ins>
          </w:p>
        </w:tc>
        <w:tc>
          <w:tcPr>
            <w:cnfStyle w:val="000010000000" w:firstRow="0" w:lastRow="0" w:firstColumn="0" w:lastColumn="0" w:oddVBand="1" w:evenVBand="0" w:oddHBand="0" w:evenHBand="0" w:firstRowFirstColumn="0" w:firstRowLastColumn="0" w:lastRowFirstColumn="0" w:lastRowLastColumn="0"/>
            <w:tcW w:w="2334" w:type="dxa"/>
            <w:tcPrChange w:id="54" w:author="MSUUSER" w:date="2012-04-24T13:43:00Z">
              <w:tcPr>
                <w:tcW w:w="3124"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55" w:author="MSUUSER" w:date="2012-04-24T13:38:00Z"/>
                <w:sz w:val="23"/>
                <w:szCs w:val="23"/>
              </w:rPr>
            </w:pPr>
            <w:ins w:id="56" w:author="MSUUSER" w:date="2012-04-24T13:38:00Z">
              <w:r>
                <w:rPr>
                  <w:b/>
                  <w:bCs/>
                  <w:i/>
                  <w:iCs/>
                  <w:sz w:val="23"/>
                  <w:szCs w:val="23"/>
                </w:rPr>
                <w:t xml:space="preserve">Total </w:t>
              </w:r>
            </w:ins>
          </w:p>
        </w:tc>
      </w:tr>
      <w:tr w:rsidR="005D4A91" w:rsidTr="00C0552D">
        <w:tblPrEx>
          <w:tblPrExChange w:id="57" w:author="MSUUSER" w:date="2012-04-24T13:43:00Z">
            <w:tblPrEx>
              <w:tblCellMar>
                <w:top w:w="0" w:type="dxa"/>
                <w:bottom w:w="0" w:type="dxa"/>
              </w:tblCellMar>
            </w:tblPrEx>
          </w:tblPrExChange>
        </w:tblPrEx>
        <w:trPr>
          <w:trHeight w:val="111"/>
          <w:ins w:id="58" w:author="MSUUSER" w:date="2012-04-24T13:38:00Z"/>
          <w:trPrChange w:id="5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60" w:author="MSUUSER" w:date="2012-04-24T13:43:00Z">
              <w:tcPr>
                <w:tcW w:w="2343" w:type="dxa"/>
              </w:tcPr>
            </w:tcPrChange>
          </w:tcPr>
          <w:p w:rsidR="005D4A91" w:rsidRDefault="005D4A91">
            <w:pPr>
              <w:pStyle w:val="Default"/>
              <w:rPr>
                <w:ins w:id="61" w:author="MSUUSER" w:date="2012-04-24T13:38:00Z"/>
                <w:sz w:val="23"/>
                <w:szCs w:val="23"/>
              </w:rPr>
            </w:pPr>
            <w:ins w:id="62" w:author="MSUUSER" w:date="2012-04-24T13:38:00Z">
              <w:r>
                <w:rPr>
                  <w:b/>
                  <w:bCs/>
                  <w:i/>
                  <w:iCs/>
                  <w:sz w:val="23"/>
                  <w:szCs w:val="23"/>
                </w:rPr>
                <w:t xml:space="preserve">Personnel (Active) </w:t>
              </w:r>
            </w:ins>
          </w:p>
        </w:tc>
        <w:tc>
          <w:tcPr>
            <w:tcW w:w="2355" w:type="dxa"/>
            <w:tcPrChange w:id="6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64" w:author="MSUUSER" w:date="2012-04-24T13:38:00Z"/>
                <w:sz w:val="23"/>
                <w:szCs w:val="23"/>
              </w:rPr>
            </w:pPr>
            <w:ins w:id="65" w:author="MSUUSER" w:date="2012-04-24T13:38:00Z">
              <w:r>
                <w:rPr>
                  <w:sz w:val="23"/>
                  <w:szCs w:val="23"/>
                </w:rPr>
                <w:t xml:space="preserve">1.25 million </w:t>
              </w:r>
            </w:ins>
          </w:p>
        </w:tc>
        <w:tc>
          <w:tcPr>
            <w:cnfStyle w:val="000010000000" w:firstRow="0" w:lastRow="0" w:firstColumn="0" w:lastColumn="0" w:oddVBand="1" w:evenVBand="0" w:oddHBand="0" w:evenHBand="0" w:firstRowFirstColumn="0" w:firstRowLastColumn="0" w:lastRowFirstColumn="0" w:lastRowLastColumn="0"/>
            <w:tcW w:w="2340" w:type="dxa"/>
            <w:tcPrChange w:id="66" w:author="MSUUSER" w:date="2012-04-24T13:43:00Z">
              <w:tcPr>
                <w:tcW w:w="2343" w:type="dxa"/>
                <w:gridSpan w:val="2"/>
              </w:tcPr>
            </w:tcPrChange>
          </w:tcPr>
          <w:p w:rsidR="005D4A91" w:rsidRDefault="005D4A91">
            <w:pPr>
              <w:pStyle w:val="Default"/>
              <w:rPr>
                <w:ins w:id="67" w:author="MSUUSER" w:date="2012-04-24T13:38:00Z"/>
                <w:sz w:val="23"/>
                <w:szCs w:val="23"/>
              </w:rPr>
            </w:pPr>
            <w:ins w:id="68" w:author="MSUUSER" w:date="2012-04-24T13:38:00Z">
              <w:r>
                <w:rPr>
                  <w:sz w:val="23"/>
                  <w:szCs w:val="23"/>
                </w:rPr>
                <w:t xml:space="preserve">400,000 </w:t>
              </w:r>
            </w:ins>
          </w:p>
        </w:tc>
        <w:tc>
          <w:tcPr>
            <w:tcW w:w="2334" w:type="dxa"/>
            <w:tcPrChange w:id="6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70" w:author="MSUUSER" w:date="2012-04-24T13:38:00Z"/>
                <w:sz w:val="23"/>
                <w:szCs w:val="23"/>
              </w:rPr>
            </w:pPr>
            <w:ins w:id="71" w:author="MSUUSER" w:date="2012-04-24T13:38:00Z">
              <w:r>
                <w:rPr>
                  <w:sz w:val="23"/>
                  <w:szCs w:val="23"/>
                </w:rPr>
                <w:t xml:space="preserve">130,000 </w:t>
              </w:r>
            </w:ins>
          </w:p>
        </w:tc>
      </w:tr>
      <w:tr w:rsidR="005D4A91" w:rsidTr="00C0552D">
        <w:tblPrEx>
          <w:tblPrExChange w:id="72"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73" w:author="MSUUSER" w:date="2012-04-24T13:38:00Z"/>
          <w:trPrChange w:id="74"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75" w:author="MSUUSER" w:date="2012-04-24T13:43:00Z">
              <w:tcPr>
                <w:tcW w:w="2343" w:type="dxa"/>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76" w:author="MSUUSER" w:date="2012-04-24T13:38:00Z"/>
                <w:sz w:val="23"/>
                <w:szCs w:val="23"/>
              </w:rPr>
            </w:pPr>
            <w:ins w:id="77" w:author="MSUUSER" w:date="2012-04-24T13:38:00Z">
              <w:r>
                <w:rPr>
                  <w:b/>
                  <w:bCs/>
                  <w:i/>
                  <w:iCs/>
                  <w:sz w:val="23"/>
                  <w:szCs w:val="23"/>
                </w:rPr>
                <w:t xml:space="preserve">Group Armies </w:t>
              </w:r>
            </w:ins>
          </w:p>
        </w:tc>
        <w:tc>
          <w:tcPr>
            <w:tcW w:w="2355" w:type="dxa"/>
            <w:tcPrChange w:id="78" w:author="MSUUSER" w:date="2012-04-24T13:43:00Z">
              <w:tcPr>
                <w:tcW w:w="2343"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79" w:author="MSUUSER" w:date="2012-04-24T13:38:00Z"/>
                <w:sz w:val="23"/>
                <w:szCs w:val="23"/>
              </w:rPr>
            </w:pPr>
            <w:ins w:id="80" w:author="MSUUSER" w:date="2012-04-24T13:38:00Z">
              <w:r>
                <w:rPr>
                  <w:sz w:val="23"/>
                  <w:szCs w:val="23"/>
                </w:rPr>
                <w:t xml:space="preserve">18 </w:t>
              </w:r>
            </w:ins>
          </w:p>
        </w:tc>
        <w:tc>
          <w:tcPr>
            <w:cnfStyle w:val="000010000000" w:firstRow="0" w:lastRow="0" w:firstColumn="0" w:lastColumn="0" w:oddVBand="1" w:evenVBand="0" w:oddHBand="0" w:evenHBand="0" w:firstRowFirstColumn="0" w:firstRowLastColumn="0" w:lastRowFirstColumn="0" w:lastRowLastColumn="0"/>
            <w:tcW w:w="2340" w:type="dxa"/>
            <w:tcPrChange w:id="81" w:author="MSUUSER" w:date="2012-04-24T13:43:00Z">
              <w:tcPr>
                <w:tcW w:w="2343"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82" w:author="MSUUSER" w:date="2012-04-24T13:38:00Z"/>
                <w:sz w:val="23"/>
                <w:szCs w:val="23"/>
              </w:rPr>
            </w:pPr>
            <w:ins w:id="83" w:author="MSUUSER" w:date="2012-04-24T13:38:00Z">
              <w:r>
                <w:rPr>
                  <w:sz w:val="23"/>
                  <w:szCs w:val="23"/>
                </w:rPr>
                <w:t xml:space="preserve">8 </w:t>
              </w:r>
            </w:ins>
          </w:p>
        </w:tc>
        <w:tc>
          <w:tcPr>
            <w:tcW w:w="2334" w:type="dxa"/>
            <w:tcPrChange w:id="84" w:author="MSUUSER" w:date="2012-04-24T13:43:00Z">
              <w:tcPr>
                <w:tcW w:w="2343" w:type="dxa"/>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85" w:author="MSUUSER" w:date="2012-04-24T13:38:00Z"/>
                <w:sz w:val="23"/>
                <w:szCs w:val="23"/>
              </w:rPr>
            </w:pPr>
            <w:ins w:id="86" w:author="MSUUSER" w:date="2012-04-24T13:38:00Z">
              <w:r>
                <w:rPr>
                  <w:sz w:val="23"/>
                  <w:szCs w:val="23"/>
                </w:rPr>
                <w:t xml:space="preserve">3 </w:t>
              </w:r>
            </w:ins>
          </w:p>
        </w:tc>
      </w:tr>
      <w:tr w:rsidR="005D4A91" w:rsidTr="00C0552D">
        <w:tblPrEx>
          <w:tblPrExChange w:id="87" w:author="MSUUSER" w:date="2012-04-24T13:43:00Z">
            <w:tblPrEx>
              <w:tblCellMar>
                <w:top w:w="0" w:type="dxa"/>
                <w:bottom w:w="0" w:type="dxa"/>
              </w:tblCellMar>
            </w:tblPrEx>
          </w:tblPrExChange>
        </w:tblPrEx>
        <w:trPr>
          <w:trHeight w:val="111"/>
          <w:ins w:id="88" w:author="MSUUSER" w:date="2012-04-24T13:38:00Z"/>
          <w:trPrChange w:id="8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90" w:author="MSUUSER" w:date="2012-04-24T13:43:00Z">
              <w:tcPr>
                <w:tcW w:w="2343" w:type="dxa"/>
              </w:tcPr>
            </w:tcPrChange>
          </w:tcPr>
          <w:p w:rsidR="005D4A91" w:rsidRDefault="005D4A91">
            <w:pPr>
              <w:pStyle w:val="Default"/>
              <w:rPr>
                <w:ins w:id="91" w:author="MSUUSER" w:date="2012-04-24T13:38:00Z"/>
                <w:sz w:val="23"/>
                <w:szCs w:val="23"/>
              </w:rPr>
            </w:pPr>
            <w:ins w:id="92" w:author="MSUUSER" w:date="2012-04-24T13:38:00Z">
              <w:r>
                <w:rPr>
                  <w:b/>
                  <w:bCs/>
                  <w:i/>
                  <w:iCs/>
                  <w:sz w:val="23"/>
                  <w:szCs w:val="23"/>
                </w:rPr>
                <w:t xml:space="preserve">Infantry Divisions </w:t>
              </w:r>
            </w:ins>
          </w:p>
        </w:tc>
        <w:tc>
          <w:tcPr>
            <w:tcW w:w="2355" w:type="dxa"/>
            <w:tcPrChange w:id="9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94" w:author="MSUUSER" w:date="2012-04-24T13:38:00Z"/>
                <w:sz w:val="23"/>
                <w:szCs w:val="23"/>
              </w:rPr>
            </w:pPr>
            <w:ins w:id="95" w:author="MSUUSER" w:date="2012-04-24T13:38:00Z">
              <w:r>
                <w:rPr>
                  <w:sz w:val="23"/>
                  <w:szCs w:val="23"/>
                </w:rPr>
                <w:t xml:space="preserve">17 </w:t>
              </w:r>
            </w:ins>
          </w:p>
        </w:tc>
        <w:tc>
          <w:tcPr>
            <w:cnfStyle w:val="000010000000" w:firstRow="0" w:lastRow="0" w:firstColumn="0" w:lastColumn="0" w:oddVBand="1" w:evenVBand="0" w:oddHBand="0" w:evenHBand="0" w:firstRowFirstColumn="0" w:firstRowLastColumn="0" w:lastRowFirstColumn="0" w:lastRowLastColumn="0"/>
            <w:tcW w:w="2340" w:type="dxa"/>
            <w:tcPrChange w:id="96" w:author="MSUUSER" w:date="2012-04-24T13:43:00Z">
              <w:tcPr>
                <w:tcW w:w="2343" w:type="dxa"/>
                <w:gridSpan w:val="2"/>
              </w:tcPr>
            </w:tcPrChange>
          </w:tcPr>
          <w:p w:rsidR="005D4A91" w:rsidRDefault="005D4A91">
            <w:pPr>
              <w:pStyle w:val="Default"/>
              <w:rPr>
                <w:ins w:id="97" w:author="MSUUSER" w:date="2012-04-24T13:38:00Z"/>
                <w:sz w:val="23"/>
                <w:szCs w:val="23"/>
              </w:rPr>
            </w:pPr>
            <w:ins w:id="98" w:author="MSUUSER" w:date="2012-04-24T13:38:00Z">
              <w:r>
                <w:rPr>
                  <w:sz w:val="23"/>
                  <w:szCs w:val="23"/>
                </w:rPr>
                <w:t xml:space="preserve">5 </w:t>
              </w:r>
            </w:ins>
          </w:p>
        </w:tc>
        <w:tc>
          <w:tcPr>
            <w:tcW w:w="2334" w:type="dxa"/>
            <w:tcPrChange w:id="9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100" w:author="MSUUSER" w:date="2012-04-24T13:38:00Z"/>
                <w:sz w:val="23"/>
                <w:szCs w:val="23"/>
              </w:rPr>
            </w:pPr>
            <w:ins w:id="101" w:author="MSUUSER" w:date="2012-04-24T13:38:00Z">
              <w:r>
                <w:rPr>
                  <w:sz w:val="23"/>
                  <w:szCs w:val="23"/>
                </w:rPr>
                <w:t xml:space="preserve">0 </w:t>
              </w:r>
            </w:ins>
          </w:p>
        </w:tc>
      </w:tr>
      <w:tr w:rsidR="005D4A91" w:rsidTr="00C0552D">
        <w:tblPrEx>
          <w:tblPrExChange w:id="102"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103" w:author="MSUUSER" w:date="2012-04-24T13:38:00Z"/>
          <w:trPrChange w:id="104"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105" w:author="MSUUSER" w:date="2012-04-24T13:43:00Z">
              <w:tcPr>
                <w:tcW w:w="2343" w:type="dxa"/>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106" w:author="MSUUSER" w:date="2012-04-24T13:38:00Z"/>
                <w:sz w:val="23"/>
                <w:szCs w:val="23"/>
              </w:rPr>
            </w:pPr>
            <w:ins w:id="107" w:author="MSUUSER" w:date="2012-04-24T13:38:00Z">
              <w:r>
                <w:rPr>
                  <w:b/>
                  <w:bCs/>
                  <w:i/>
                  <w:iCs/>
                  <w:sz w:val="23"/>
                  <w:szCs w:val="23"/>
                </w:rPr>
                <w:t xml:space="preserve">Infantry Brigades </w:t>
              </w:r>
            </w:ins>
          </w:p>
        </w:tc>
        <w:tc>
          <w:tcPr>
            <w:tcW w:w="2355" w:type="dxa"/>
            <w:tcPrChange w:id="108" w:author="MSUUSER" w:date="2012-04-24T13:43:00Z">
              <w:tcPr>
                <w:tcW w:w="2343"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109" w:author="MSUUSER" w:date="2012-04-24T13:38:00Z"/>
                <w:sz w:val="23"/>
                <w:szCs w:val="23"/>
              </w:rPr>
            </w:pPr>
            <w:ins w:id="110" w:author="MSUUSER" w:date="2012-04-24T13:38:00Z">
              <w:r>
                <w:rPr>
                  <w:sz w:val="23"/>
                  <w:szCs w:val="23"/>
                </w:rPr>
                <w:t xml:space="preserve">22 </w:t>
              </w:r>
            </w:ins>
          </w:p>
        </w:tc>
        <w:tc>
          <w:tcPr>
            <w:cnfStyle w:val="000010000000" w:firstRow="0" w:lastRow="0" w:firstColumn="0" w:lastColumn="0" w:oddVBand="1" w:evenVBand="0" w:oddHBand="0" w:evenHBand="0" w:firstRowFirstColumn="0" w:firstRowLastColumn="0" w:lastRowFirstColumn="0" w:lastRowLastColumn="0"/>
            <w:tcW w:w="2340" w:type="dxa"/>
            <w:tcPrChange w:id="111" w:author="MSUUSER" w:date="2012-04-24T13:43:00Z">
              <w:tcPr>
                <w:tcW w:w="2343"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112" w:author="MSUUSER" w:date="2012-04-24T13:38:00Z"/>
                <w:sz w:val="23"/>
                <w:szCs w:val="23"/>
              </w:rPr>
            </w:pPr>
            <w:ins w:id="113" w:author="MSUUSER" w:date="2012-04-24T13:38:00Z">
              <w:r>
                <w:rPr>
                  <w:sz w:val="23"/>
                  <w:szCs w:val="23"/>
                </w:rPr>
                <w:t xml:space="preserve">9 </w:t>
              </w:r>
            </w:ins>
          </w:p>
        </w:tc>
        <w:tc>
          <w:tcPr>
            <w:tcW w:w="2334" w:type="dxa"/>
            <w:tcPrChange w:id="114" w:author="MSUUSER" w:date="2012-04-24T13:43:00Z">
              <w:tcPr>
                <w:tcW w:w="2343" w:type="dxa"/>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115" w:author="MSUUSER" w:date="2012-04-24T13:38:00Z"/>
                <w:sz w:val="23"/>
                <w:szCs w:val="23"/>
              </w:rPr>
            </w:pPr>
            <w:ins w:id="116" w:author="MSUUSER" w:date="2012-04-24T13:38:00Z">
              <w:r>
                <w:rPr>
                  <w:sz w:val="23"/>
                  <w:szCs w:val="23"/>
                </w:rPr>
                <w:t xml:space="preserve">8 </w:t>
              </w:r>
            </w:ins>
          </w:p>
        </w:tc>
      </w:tr>
      <w:tr w:rsidR="005D4A91" w:rsidTr="00C0552D">
        <w:tblPrEx>
          <w:tblPrExChange w:id="117" w:author="MSUUSER" w:date="2012-04-24T13:43:00Z">
            <w:tblPrEx>
              <w:tblCellMar>
                <w:top w:w="0" w:type="dxa"/>
                <w:bottom w:w="0" w:type="dxa"/>
              </w:tblCellMar>
            </w:tblPrEx>
          </w:tblPrExChange>
        </w:tblPrEx>
        <w:trPr>
          <w:trHeight w:val="111"/>
          <w:ins w:id="118" w:author="MSUUSER" w:date="2012-04-24T13:38:00Z"/>
          <w:trPrChange w:id="11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120" w:author="MSUUSER" w:date="2012-04-24T13:43:00Z">
              <w:tcPr>
                <w:tcW w:w="2343" w:type="dxa"/>
              </w:tcPr>
            </w:tcPrChange>
          </w:tcPr>
          <w:p w:rsidR="005D4A91" w:rsidRDefault="005D4A91">
            <w:pPr>
              <w:pStyle w:val="Default"/>
              <w:rPr>
                <w:ins w:id="121" w:author="MSUUSER" w:date="2012-04-24T13:38:00Z"/>
                <w:sz w:val="23"/>
                <w:szCs w:val="23"/>
              </w:rPr>
            </w:pPr>
            <w:ins w:id="122" w:author="MSUUSER" w:date="2012-04-24T13:38:00Z">
              <w:r>
                <w:rPr>
                  <w:b/>
                  <w:bCs/>
                  <w:i/>
                  <w:iCs/>
                  <w:sz w:val="23"/>
                  <w:szCs w:val="23"/>
                </w:rPr>
                <w:t xml:space="preserve">Mechanized Infantry Divisions </w:t>
              </w:r>
            </w:ins>
          </w:p>
        </w:tc>
        <w:tc>
          <w:tcPr>
            <w:tcW w:w="2355" w:type="dxa"/>
            <w:tcPrChange w:id="12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124" w:author="MSUUSER" w:date="2012-04-24T13:38:00Z"/>
                <w:sz w:val="23"/>
                <w:szCs w:val="23"/>
              </w:rPr>
            </w:pPr>
            <w:ins w:id="125" w:author="MSUUSER" w:date="2012-04-24T13:38:00Z">
              <w:r>
                <w:rPr>
                  <w:sz w:val="23"/>
                  <w:szCs w:val="23"/>
                </w:rPr>
                <w:t xml:space="preserve">6 </w:t>
              </w:r>
            </w:ins>
          </w:p>
        </w:tc>
        <w:tc>
          <w:tcPr>
            <w:cnfStyle w:val="000010000000" w:firstRow="0" w:lastRow="0" w:firstColumn="0" w:lastColumn="0" w:oddVBand="1" w:evenVBand="0" w:oddHBand="0" w:evenHBand="0" w:firstRowFirstColumn="0" w:firstRowLastColumn="0" w:lastRowFirstColumn="0" w:lastRowLastColumn="0"/>
            <w:tcW w:w="2340" w:type="dxa"/>
            <w:tcPrChange w:id="126" w:author="MSUUSER" w:date="2012-04-24T13:43:00Z">
              <w:tcPr>
                <w:tcW w:w="2343" w:type="dxa"/>
                <w:gridSpan w:val="2"/>
              </w:tcPr>
            </w:tcPrChange>
          </w:tcPr>
          <w:p w:rsidR="005D4A91" w:rsidRDefault="005D4A91">
            <w:pPr>
              <w:pStyle w:val="Default"/>
              <w:rPr>
                <w:ins w:id="127" w:author="MSUUSER" w:date="2012-04-24T13:38:00Z"/>
                <w:sz w:val="23"/>
                <w:szCs w:val="23"/>
              </w:rPr>
            </w:pPr>
            <w:ins w:id="128" w:author="MSUUSER" w:date="2012-04-24T13:38:00Z">
              <w:r>
                <w:rPr>
                  <w:sz w:val="23"/>
                  <w:szCs w:val="23"/>
                </w:rPr>
                <w:t xml:space="preserve">2 </w:t>
              </w:r>
            </w:ins>
          </w:p>
        </w:tc>
        <w:tc>
          <w:tcPr>
            <w:tcW w:w="2334" w:type="dxa"/>
            <w:tcPrChange w:id="12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130" w:author="MSUUSER" w:date="2012-04-24T13:38:00Z"/>
                <w:sz w:val="23"/>
                <w:szCs w:val="23"/>
              </w:rPr>
            </w:pPr>
            <w:ins w:id="131" w:author="MSUUSER" w:date="2012-04-24T13:38:00Z">
              <w:r>
                <w:rPr>
                  <w:sz w:val="23"/>
                  <w:szCs w:val="23"/>
                </w:rPr>
                <w:t xml:space="preserve">0 </w:t>
              </w:r>
            </w:ins>
          </w:p>
        </w:tc>
      </w:tr>
      <w:tr w:rsidR="005D4A91" w:rsidTr="00C0552D">
        <w:tblPrEx>
          <w:tblPrExChange w:id="132"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133" w:author="MSUUSER" w:date="2012-04-24T13:38:00Z"/>
          <w:trPrChange w:id="134"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135" w:author="MSUUSER" w:date="2012-04-24T13:43:00Z">
              <w:tcPr>
                <w:tcW w:w="2343" w:type="dxa"/>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136" w:author="MSUUSER" w:date="2012-04-24T13:38:00Z"/>
                <w:sz w:val="23"/>
                <w:szCs w:val="23"/>
              </w:rPr>
            </w:pPr>
            <w:ins w:id="137" w:author="MSUUSER" w:date="2012-04-24T13:38:00Z">
              <w:r>
                <w:rPr>
                  <w:b/>
                  <w:bCs/>
                  <w:i/>
                  <w:iCs/>
                  <w:sz w:val="23"/>
                  <w:szCs w:val="23"/>
                </w:rPr>
                <w:t xml:space="preserve">Mechanized Infantry Brigades </w:t>
              </w:r>
            </w:ins>
          </w:p>
        </w:tc>
        <w:tc>
          <w:tcPr>
            <w:tcW w:w="2355" w:type="dxa"/>
            <w:tcPrChange w:id="138" w:author="MSUUSER" w:date="2012-04-24T13:43:00Z">
              <w:tcPr>
                <w:tcW w:w="2343"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139" w:author="MSUUSER" w:date="2012-04-24T13:38:00Z"/>
                <w:sz w:val="23"/>
                <w:szCs w:val="23"/>
              </w:rPr>
            </w:pPr>
            <w:ins w:id="140" w:author="MSUUSER" w:date="2012-04-24T13:38:00Z">
              <w:r>
                <w:rPr>
                  <w:sz w:val="23"/>
                  <w:szCs w:val="23"/>
                </w:rPr>
                <w:t xml:space="preserve">6 </w:t>
              </w:r>
            </w:ins>
          </w:p>
        </w:tc>
        <w:tc>
          <w:tcPr>
            <w:cnfStyle w:val="000010000000" w:firstRow="0" w:lastRow="0" w:firstColumn="0" w:lastColumn="0" w:oddVBand="1" w:evenVBand="0" w:oddHBand="0" w:evenHBand="0" w:firstRowFirstColumn="0" w:firstRowLastColumn="0" w:lastRowFirstColumn="0" w:lastRowLastColumn="0"/>
            <w:tcW w:w="2340" w:type="dxa"/>
            <w:tcPrChange w:id="141" w:author="MSUUSER" w:date="2012-04-24T13:43:00Z">
              <w:tcPr>
                <w:tcW w:w="2343"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142" w:author="MSUUSER" w:date="2012-04-24T13:38:00Z"/>
                <w:sz w:val="23"/>
                <w:szCs w:val="23"/>
              </w:rPr>
            </w:pPr>
            <w:ins w:id="143" w:author="MSUUSER" w:date="2012-04-24T13:38:00Z">
              <w:r>
                <w:rPr>
                  <w:sz w:val="23"/>
                  <w:szCs w:val="23"/>
                </w:rPr>
                <w:t xml:space="preserve">1 </w:t>
              </w:r>
            </w:ins>
          </w:p>
        </w:tc>
        <w:tc>
          <w:tcPr>
            <w:tcW w:w="2334" w:type="dxa"/>
            <w:tcPrChange w:id="144" w:author="MSUUSER" w:date="2012-04-24T13:43:00Z">
              <w:tcPr>
                <w:tcW w:w="2343" w:type="dxa"/>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145" w:author="MSUUSER" w:date="2012-04-24T13:38:00Z"/>
                <w:sz w:val="23"/>
                <w:szCs w:val="23"/>
              </w:rPr>
            </w:pPr>
            <w:ins w:id="146" w:author="MSUUSER" w:date="2012-04-24T13:38:00Z">
              <w:r>
                <w:rPr>
                  <w:sz w:val="23"/>
                  <w:szCs w:val="23"/>
                </w:rPr>
                <w:t xml:space="preserve">3 </w:t>
              </w:r>
            </w:ins>
          </w:p>
        </w:tc>
      </w:tr>
      <w:tr w:rsidR="005D4A91" w:rsidTr="00C0552D">
        <w:tblPrEx>
          <w:tblPrExChange w:id="147" w:author="MSUUSER" w:date="2012-04-24T13:43:00Z">
            <w:tblPrEx>
              <w:tblCellMar>
                <w:top w:w="0" w:type="dxa"/>
                <w:bottom w:w="0" w:type="dxa"/>
              </w:tblCellMar>
            </w:tblPrEx>
          </w:tblPrExChange>
        </w:tblPrEx>
        <w:trPr>
          <w:trHeight w:val="111"/>
          <w:ins w:id="148" w:author="MSUUSER" w:date="2012-04-24T13:38:00Z"/>
          <w:trPrChange w:id="14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150" w:author="MSUUSER" w:date="2012-04-24T13:43:00Z">
              <w:tcPr>
                <w:tcW w:w="2343" w:type="dxa"/>
              </w:tcPr>
            </w:tcPrChange>
          </w:tcPr>
          <w:p w:rsidR="005D4A91" w:rsidRDefault="005D4A91">
            <w:pPr>
              <w:pStyle w:val="Default"/>
              <w:rPr>
                <w:ins w:id="151" w:author="MSUUSER" w:date="2012-04-24T13:38:00Z"/>
                <w:sz w:val="23"/>
                <w:szCs w:val="23"/>
              </w:rPr>
            </w:pPr>
            <w:ins w:id="152" w:author="MSUUSER" w:date="2012-04-24T13:38:00Z">
              <w:r>
                <w:rPr>
                  <w:b/>
                  <w:bCs/>
                  <w:i/>
                  <w:iCs/>
                  <w:sz w:val="23"/>
                  <w:szCs w:val="23"/>
                </w:rPr>
                <w:t xml:space="preserve">Armor Divisions </w:t>
              </w:r>
            </w:ins>
          </w:p>
        </w:tc>
        <w:tc>
          <w:tcPr>
            <w:tcW w:w="2355" w:type="dxa"/>
            <w:tcPrChange w:id="15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154" w:author="MSUUSER" w:date="2012-04-24T13:38:00Z"/>
                <w:sz w:val="23"/>
                <w:szCs w:val="23"/>
              </w:rPr>
            </w:pPr>
            <w:ins w:id="155" w:author="MSUUSER" w:date="2012-04-24T13:38:00Z">
              <w:r>
                <w:rPr>
                  <w:sz w:val="23"/>
                  <w:szCs w:val="23"/>
                </w:rPr>
                <w:t xml:space="preserve">9 </w:t>
              </w:r>
            </w:ins>
          </w:p>
        </w:tc>
        <w:tc>
          <w:tcPr>
            <w:cnfStyle w:val="000010000000" w:firstRow="0" w:lastRow="0" w:firstColumn="0" w:lastColumn="0" w:oddVBand="1" w:evenVBand="0" w:oddHBand="0" w:evenHBand="0" w:firstRowFirstColumn="0" w:firstRowLastColumn="0" w:lastRowFirstColumn="0" w:lastRowLastColumn="0"/>
            <w:tcW w:w="2340" w:type="dxa"/>
            <w:tcPrChange w:id="156" w:author="MSUUSER" w:date="2012-04-24T13:43:00Z">
              <w:tcPr>
                <w:tcW w:w="2343" w:type="dxa"/>
                <w:gridSpan w:val="2"/>
              </w:tcPr>
            </w:tcPrChange>
          </w:tcPr>
          <w:p w:rsidR="005D4A91" w:rsidRDefault="005D4A91">
            <w:pPr>
              <w:pStyle w:val="Default"/>
              <w:rPr>
                <w:ins w:id="157" w:author="MSUUSER" w:date="2012-04-24T13:38:00Z"/>
                <w:sz w:val="23"/>
                <w:szCs w:val="23"/>
              </w:rPr>
            </w:pPr>
            <w:ins w:id="158" w:author="MSUUSER" w:date="2012-04-24T13:38:00Z">
              <w:r>
                <w:rPr>
                  <w:sz w:val="23"/>
                  <w:szCs w:val="23"/>
                </w:rPr>
                <w:t xml:space="preserve">4 </w:t>
              </w:r>
            </w:ins>
          </w:p>
        </w:tc>
        <w:tc>
          <w:tcPr>
            <w:tcW w:w="2334" w:type="dxa"/>
            <w:tcPrChange w:id="15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160" w:author="MSUUSER" w:date="2012-04-24T13:38:00Z"/>
                <w:sz w:val="23"/>
                <w:szCs w:val="23"/>
              </w:rPr>
            </w:pPr>
            <w:ins w:id="161" w:author="MSUUSER" w:date="2012-04-24T13:38:00Z">
              <w:r>
                <w:rPr>
                  <w:sz w:val="23"/>
                  <w:szCs w:val="23"/>
                </w:rPr>
                <w:t xml:space="preserve">0 </w:t>
              </w:r>
            </w:ins>
          </w:p>
        </w:tc>
      </w:tr>
      <w:tr w:rsidR="005D4A91" w:rsidTr="00C0552D">
        <w:tblPrEx>
          <w:tblPrExChange w:id="162"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163" w:author="MSUUSER" w:date="2012-04-24T13:38:00Z"/>
          <w:trPrChange w:id="164"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165" w:author="MSUUSER" w:date="2012-04-24T13:43:00Z">
              <w:tcPr>
                <w:tcW w:w="2343" w:type="dxa"/>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166" w:author="MSUUSER" w:date="2012-04-24T13:38:00Z"/>
                <w:sz w:val="23"/>
                <w:szCs w:val="23"/>
              </w:rPr>
            </w:pPr>
            <w:ins w:id="167" w:author="MSUUSER" w:date="2012-04-24T13:38:00Z">
              <w:r>
                <w:rPr>
                  <w:b/>
                  <w:bCs/>
                  <w:i/>
                  <w:iCs/>
                  <w:sz w:val="23"/>
                  <w:szCs w:val="23"/>
                </w:rPr>
                <w:t xml:space="preserve">Armor Brigades </w:t>
              </w:r>
            </w:ins>
          </w:p>
        </w:tc>
        <w:tc>
          <w:tcPr>
            <w:tcW w:w="2355" w:type="dxa"/>
            <w:tcPrChange w:id="168" w:author="MSUUSER" w:date="2012-04-24T13:43:00Z">
              <w:tcPr>
                <w:tcW w:w="2343"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169" w:author="MSUUSER" w:date="2012-04-24T13:38:00Z"/>
                <w:sz w:val="23"/>
                <w:szCs w:val="23"/>
              </w:rPr>
            </w:pPr>
            <w:ins w:id="170" w:author="MSUUSER" w:date="2012-04-24T13:38:00Z">
              <w:r>
                <w:rPr>
                  <w:sz w:val="23"/>
                  <w:szCs w:val="23"/>
                </w:rPr>
                <w:t xml:space="preserve">8 </w:t>
              </w:r>
            </w:ins>
          </w:p>
        </w:tc>
        <w:tc>
          <w:tcPr>
            <w:cnfStyle w:val="000010000000" w:firstRow="0" w:lastRow="0" w:firstColumn="0" w:lastColumn="0" w:oddVBand="1" w:evenVBand="0" w:oddHBand="0" w:evenHBand="0" w:firstRowFirstColumn="0" w:firstRowLastColumn="0" w:lastRowFirstColumn="0" w:lastRowLastColumn="0"/>
            <w:tcW w:w="2340" w:type="dxa"/>
            <w:tcPrChange w:id="171" w:author="MSUUSER" w:date="2012-04-24T13:43:00Z">
              <w:tcPr>
                <w:tcW w:w="2343"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172" w:author="MSUUSER" w:date="2012-04-24T13:38:00Z"/>
                <w:sz w:val="23"/>
                <w:szCs w:val="23"/>
              </w:rPr>
            </w:pPr>
            <w:ins w:id="173" w:author="MSUUSER" w:date="2012-04-24T13:38:00Z">
              <w:r>
                <w:rPr>
                  <w:sz w:val="23"/>
                  <w:szCs w:val="23"/>
                </w:rPr>
                <w:t xml:space="preserve">3 </w:t>
              </w:r>
            </w:ins>
          </w:p>
        </w:tc>
        <w:tc>
          <w:tcPr>
            <w:tcW w:w="2334" w:type="dxa"/>
            <w:tcPrChange w:id="174" w:author="MSUUSER" w:date="2012-04-24T13:43:00Z">
              <w:tcPr>
                <w:tcW w:w="2343" w:type="dxa"/>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175" w:author="MSUUSER" w:date="2012-04-24T13:38:00Z"/>
                <w:sz w:val="23"/>
                <w:szCs w:val="23"/>
              </w:rPr>
            </w:pPr>
            <w:ins w:id="176" w:author="MSUUSER" w:date="2012-04-24T13:38:00Z">
              <w:r>
                <w:rPr>
                  <w:sz w:val="23"/>
                  <w:szCs w:val="23"/>
                </w:rPr>
                <w:t xml:space="preserve">4 </w:t>
              </w:r>
            </w:ins>
          </w:p>
        </w:tc>
      </w:tr>
      <w:tr w:rsidR="005D4A91" w:rsidTr="00C0552D">
        <w:tblPrEx>
          <w:tblPrExChange w:id="177" w:author="MSUUSER" w:date="2012-04-24T13:43:00Z">
            <w:tblPrEx>
              <w:tblCellMar>
                <w:top w:w="0" w:type="dxa"/>
                <w:bottom w:w="0" w:type="dxa"/>
              </w:tblCellMar>
            </w:tblPrEx>
          </w:tblPrExChange>
        </w:tblPrEx>
        <w:trPr>
          <w:trHeight w:val="111"/>
          <w:ins w:id="178" w:author="MSUUSER" w:date="2012-04-24T13:38:00Z"/>
          <w:trPrChange w:id="17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180" w:author="MSUUSER" w:date="2012-04-24T13:43:00Z">
              <w:tcPr>
                <w:tcW w:w="2343" w:type="dxa"/>
              </w:tcPr>
            </w:tcPrChange>
          </w:tcPr>
          <w:p w:rsidR="005D4A91" w:rsidRDefault="005D4A91">
            <w:pPr>
              <w:pStyle w:val="Default"/>
              <w:rPr>
                <w:ins w:id="181" w:author="MSUUSER" w:date="2012-04-24T13:38:00Z"/>
                <w:sz w:val="23"/>
                <w:szCs w:val="23"/>
              </w:rPr>
            </w:pPr>
            <w:ins w:id="182" w:author="MSUUSER" w:date="2012-04-24T13:38:00Z">
              <w:r>
                <w:rPr>
                  <w:b/>
                  <w:bCs/>
                  <w:i/>
                  <w:iCs/>
                  <w:sz w:val="23"/>
                  <w:szCs w:val="23"/>
                </w:rPr>
                <w:t xml:space="preserve">Artillery Divisions </w:t>
              </w:r>
            </w:ins>
          </w:p>
        </w:tc>
        <w:tc>
          <w:tcPr>
            <w:tcW w:w="2355" w:type="dxa"/>
            <w:tcPrChange w:id="18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184" w:author="MSUUSER" w:date="2012-04-24T13:38:00Z"/>
                <w:sz w:val="23"/>
                <w:szCs w:val="23"/>
              </w:rPr>
            </w:pPr>
            <w:ins w:id="185" w:author="MSUUSER" w:date="2012-04-24T13:38:00Z">
              <w:r>
                <w:rPr>
                  <w:sz w:val="23"/>
                  <w:szCs w:val="23"/>
                </w:rPr>
                <w:t xml:space="preserve">2 </w:t>
              </w:r>
            </w:ins>
          </w:p>
        </w:tc>
        <w:tc>
          <w:tcPr>
            <w:cnfStyle w:val="000010000000" w:firstRow="0" w:lastRow="0" w:firstColumn="0" w:lastColumn="0" w:oddVBand="1" w:evenVBand="0" w:oddHBand="0" w:evenHBand="0" w:firstRowFirstColumn="0" w:firstRowLastColumn="0" w:lastRowFirstColumn="0" w:lastRowLastColumn="0"/>
            <w:tcW w:w="2340" w:type="dxa"/>
            <w:tcPrChange w:id="186" w:author="MSUUSER" w:date="2012-04-24T13:43:00Z">
              <w:tcPr>
                <w:tcW w:w="2343" w:type="dxa"/>
                <w:gridSpan w:val="2"/>
              </w:tcPr>
            </w:tcPrChange>
          </w:tcPr>
          <w:p w:rsidR="005D4A91" w:rsidRDefault="005D4A91">
            <w:pPr>
              <w:pStyle w:val="Default"/>
              <w:rPr>
                <w:ins w:id="187" w:author="MSUUSER" w:date="2012-04-24T13:38:00Z"/>
                <w:sz w:val="23"/>
                <w:szCs w:val="23"/>
              </w:rPr>
            </w:pPr>
            <w:ins w:id="188" w:author="MSUUSER" w:date="2012-04-24T13:38:00Z">
              <w:r>
                <w:rPr>
                  <w:sz w:val="23"/>
                  <w:szCs w:val="23"/>
                </w:rPr>
                <w:t xml:space="preserve">2 </w:t>
              </w:r>
            </w:ins>
          </w:p>
        </w:tc>
        <w:tc>
          <w:tcPr>
            <w:tcW w:w="2334" w:type="dxa"/>
            <w:tcPrChange w:id="18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190" w:author="MSUUSER" w:date="2012-04-24T13:38:00Z"/>
                <w:sz w:val="23"/>
                <w:szCs w:val="23"/>
              </w:rPr>
            </w:pPr>
            <w:ins w:id="191" w:author="MSUUSER" w:date="2012-04-24T13:38:00Z">
              <w:r>
                <w:rPr>
                  <w:sz w:val="23"/>
                  <w:szCs w:val="23"/>
                </w:rPr>
                <w:t xml:space="preserve">0 </w:t>
              </w:r>
            </w:ins>
          </w:p>
        </w:tc>
      </w:tr>
      <w:tr w:rsidR="005D4A91" w:rsidTr="00C0552D">
        <w:tblPrEx>
          <w:tblPrExChange w:id="192"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193" w:author="MSUUSER" w:date="2012-04-24T13:38:00Z"/>
          <w:trPrChange w:id="194"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195" w:author="MSUUSER" w:date="2012-04-24T13:43:00Z">
              <w:tcPr>
                <w:tcW w:w="2343" w:type="dxa"/>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196" w:author="MSUUSER" w:date="2012-04-24T13:38:00Z"/>
                <w:sz w:val="23"/>
                <w:szCs w:val="23"/>
              </w:rPr>
            </w:pPr>
            <w:ins w:id="197" w:author="MSUUSER" w:date="2012-04-24T13:38:00Z">
              <w:r>
                <w:rPr>
                  <w:b/>
                  <w:bCs/>
                  <w:i/>
                  <w:iCs/>
                  <w:sz w:val="23"/>
                  <w:szCs w:val="23"/>
                </w:rPr>
                <w:t xml:space="preserve">Artillery Brigades </w:t>
              </w:r>
            </w:ins>
          </w:p>
        </w:tc>
        <w:tc>
          <w:tcPr>
            <w:tcW w:w="2355" w:type="dxa"/>
            <w:tcPrChange w:id="198" w:author="MSUUSER" w:date="2012-04-24T13:43:00Z">
              <w:tcPr>
                <w:tcW w:w="2343"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199" w:author="MSUUSER" w:date="2012-04-24T13:38:00Z"/>
                <w:sz w:val="23"/>
                <w:szCs w:val="23"/>
              </w:rPr>
            </w:pPr>
            <w:ins w:id="200" w:author="MSUUSER" w:date="2012-04-24T13:38:00Z">
              <w:r>
                <w:rPr>
                  <w:sz w:val="23"/>
                  <w:szCs w:val="23"/>
                </w:rPr>
                <w:t xml:space="preserve">17 </w:t>
              </w:r>
            </w:ins>
          </w:p>
        </w:tc>
        <w:tc>
          <w:tcPr>
            <w:cnfStyle w:val="000010000000" w:firstRow="0" w:lastRow="0" w:firstColumn="0" w:lastColumn="0" w:oddVBand="1" w:evenVBand="0" w:oddHBand="0" w:evenHBand="0" w:firstRowFirstColumn="0" w:firstRowLastColumn="0" w:lastRowFirstColumn="0" w:lastRowLastColumn="0"/>
            <w:tcW w:w="2340" w:type="dxa"/>
            <w:tcPrChange w:id="201" w:author="MSUUSER" w:date="2012-04-24T13:43:00Z">
              <w:tcPr>
                <w:tcW w:w="2343"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202" w:author="MSUUSER" w:date="2012-04-24T13:38:00Z"/>
                <w:sz w:val="23"/>
                <w:szCs w:val="23"/>
              </w:rPr>
            </w:pPr>
            <w:ins w:id="203" w:author="MSUUSER" w:date="2012-04-24T13:38:00Z">
              <w:r>
                <w:rPr>
                  <w:sz w:val="23"/>
                  <w:szCs w:val="23"/>
                </w:rPr>
                <w:t xml:space="preserve">6 </w:t>
              </w:r>
            </w:ins>
          </w:p>
        </w:tc>
        <w:tc>
          <w:tcPr>
            <w:tcW w:w="2334" w:type="dxa"/>
            <w:tcPrChange w:id="204" w:author="MSUUSER" w:date="2012-04-24T13:43:00Z">
              <w:tcPr>
                <w:tcW w:w="2343" w:type="dxa"/>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205" w:author="MSUUSER" w:date="2012-04-24T13:38:00Z"/>
                <w:sz w:val="23"/>
                <w:szCs w:val="23"/>
              </w:rPr>
            </w:pPr>
            <w:ins w:id="206" w:author="MSUUSER" w:date="2012-04-24T13:38:00Z">
              <w:r>
                <w:rPr>
                  <w:sz w:val="23"/>
                  <w:szCs w:val="23"/>
                </w:rPr>
                <w:t xml:space="preserve">5 </w:t>
              </w:r>
            </w:ins>
          </w:p>
        </w:tc>
      </w:tr>
      <w:tr w:rsidR="005D4A91" w:rsidTr="00C0552D">
        <w:tblPrEx>
          <w:tblPrExChange w:id="207" w:author="MSUUSER" w:date="2012-04-24T13:43:00Z">
            <w:tblPrEx>
              <w:tblCellMar>
                <w:top w:w="0" w:type="dxa"/>
                <w:bottom w:w="0" w:type="dxa"/>
              </w:tblCellMar>
            </w:tblPrEx>
          </w:tblPrExChange>
        </w:tblPrEx>
        <w:trPr>
          <w:trHeight w:val="111"/>
          <w:ins w:id="208" w:author="MSUUSER" w:date="2012-04-24T13:38:00Z"/>
          <w:trPrChange w:id="20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210" w:author="MSUUSER" w:date="2012-04-24T13:43:00Z">
              <w:tcPr>
                <w:tcW w:w="2343" w:type="dxa"/>
              </w:tcPr>
            </w:tcPrChange>
          </w:tcPr>
          <w:p w:rsidR="005D4A91" w:rsidRDefault="005D4A91">
            <w:pPr>
              <w:pStyle w:val="Default"/>
              <w:rPr>
                <w:ins w:id="211" w:author="MSUUSER" w:date="2012-04-24T13:38:00Z"/>
                <w:sz w:val="23"/>
                <w:szCs w:val="23"/>
              </w:rPr>
            </w:pPr>
            <w:ins w:id="212" w:author="MSUUSER" w:date="2012-04-24T13:38:00Z">
              <w:r>
                <w:rPr>
                  <w:b/>
                  <w:bCs/>
                  <w:i/>
                  <w:iCs/>
                  <w:sz w:val="23"/>
                  <w:szCs w:val="23"/>
                </w:rPr>
                <w:t xml:space="preserve">Airborne Divisions </w:t>
              </w:r>
            </w:ins>
          </w:p>
        </w:tc>
        <w:tc>
          <w:tcPr>
            <w:tcW w:w="2355" w:type="dxa"/>
            <w:tcPrChange w:id="21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214" w:author="MSUUSER" w:date="2012-04-24T13:38:00Z"/>
                <w:sz w:val="23"/>
                <w:szCs w:val="23"/>
              </w:rPr>
            </w:pPr>
            <w:ins w:id="215" w:author="MSUUSER" w:date="2012-04-24T13:38:00Z">
              <w:r>
                <w:rPr>
                  <w:sz w:val="23"/>
                  <w:szCs w:val="23"/>
                </w:rPr>
                <w:t xml:space="preserve">3 </w:t>
              </w:r>
            </w:ins>
          </w:p>
        </w:tc>
        <w:tc>
          <w:tcPr>
            <w:cnfStyle w:val="000010000000" w:firstRow="0" w:lastRow="0" w:firstColumn="0" w:lastColumn="0" w:oddVBand="1" w:evenVBand="0" w:oddHBand="0" w:evenHBand="0" w:firstRowFirstColumn="0" w:firstRowLastColumn="0" w:lastRowFirstColumn="0" w:lastRowLastColumn="0"/>
            <w:tcW w:w="2340" w:type="dxa"/>
            <w:tcPrChange w:id="216" w:author="MSUUSER" w:date="2012-04-24T13:43:00Z">
              <w:tcPr>
                <w:tcW w:w="2343" w:type="dxa"/>
                <w:gridSpan w:val="2"/>
              </w:tcPr>
            </w:tcPrChange>
          </w:tcPr>
          <w:p w:rsidR="005D4A91" w:rsidRDefault="005D4A91">
            <w:pPr>
              <w:pStyle w:val="Default"/>
              <w:rPr>
                <w:ins w:id="217" w:author="MSUUSER" w:date="2012-04-24T13:38:00Z"/>
                <w:sz w:val="23"/>
                <w:szCs w:val="23"/>
              </w:rPr>
            </w:pPr>
            <w:ins w:id="218" w:author="MSUUSER" w:date="2012-04-24T13:38:00Z">
              <w:r>
                <w:rPr>
                  <w:sz w:val="23"/>
                  <w:szCs w:val="23"/>
                </w:rPr>
                <w:t xml:space="preserve">3 </w:t>
              </w:r>
            </w:ins>
          </w:p>
        </w:tc>
        <w:tc>
          <w:tcPr>
            <w:tcW w:w="2334" w:type="dxa"/>
            <w:tcPrChange w:id="21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220" w:author="MSUUSER" w:date="2012-04-24T13:38:00Z"/>
                <w:sz w:val="23"/>
                <w:szCs w:val="23"/>
              </w:rPr>
            </w:pPr>
            <w:ins w:id="221" w:author="MSUUSER" w:date="2012-04-24T13:38:00Z">
              <w:r>
                <w:rPr>
                  <w:sz w:val="23"/>
                  <w:szCs w:val="23"/>
                </w:rPr>
                <w:t xml:space="preserve">0 </w:t>
              </w:r>
            </w:ins>
          </w:p>
        </w:tc>
      </w:tr>
      <w:tr w:rsidR="005D4A91" w:rsidTr="00C0552D">
        <w:tblPrEx>
          <w:tblPrExChange w:id="222"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223" w:author="MSUUSER" w:date="2012-04-24T13:38:00Z"/>
          <w:trPrChange w:id="224"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225" w:author="MSUUSER" w:date="2012-04-24T13:43:00Z">
              <w:tcPr>
                <w:tcW w:w="2343" w:type="dxa"/>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226" w:author="MSUUSER" w:date="2012-04-24T13:38:00Z"/>
                <w:sz w:val="23"/>
                <w:szCs w:val="23"/>
              </w:rPr>
            </w:pPr>
            <w:ins w:id="227" w:author="MSUUSER" w:date="2012-04-24T13:38:00Z">
              <w:r>
                <w:rPr>
                  <w:b/>
                  <w:bCs/>
                  <w:i/>
                  <w:iCs/>
                  <w:sz w:val="23"/>
                  <w:szCs w:val="23"/>
                </w:rPr>
                <w:t xml:space="preserve">Amphibious Divisions </w:t>
              </w:r>
            </w:ins>
          </w:p>
        </w:tc>
        <w:tc>
          <w:tcPr>
            <w:tcW w:w="2355" w:type="dxa"/>
            <w:tcPrChange w:id="228" w:author="MSUUSER" w:date="2012-04-24T13:43:00Z">
              <w:tcPr>
                <w:tcW w:w="2343"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229" w:author="MSUUSER" w:date="2012-04-24T13:38:00Z"/>
                <w:sz w:val="23"/>
                <w:szCs w:val="23"/>
              </w:rPr>
            </w:pPr>
            <w:ins w:id="230" w:author="MSUUSER" w:date="2012-04-24T13:38:00Z">
              <w:r>
                <w:rPr>
                  <w:sz w:val="23"/>
                  <w:szCs w:val="23"/>
                </w:rPr>
                <w:t xml:space="preserve">2 </w:t>
              </w:r>
            </w:ins>
          </w:p>
        </w:tc>
        <w:tc>
          <w:tcPr>
            <w:cnfStyle w:val="000010000000" w:firstRow="0" w:lastRow="0" w:firstColumn="0" w:lastColumn="0" w:oddVBand="1" w:evenVBand="0" w:oddHBand="0" w:evenHBand="0" w:firstRowFirstColumn="0" w:firstRowLastColumn="0" w:lastRowFirstColumn="0" w:lastRowLastColumn="0"/>
            <w:tcW w:w="2340" w:type="dxa"/>
            <w:tcPrChange w:id="231" w:author="MSUUSER" w:date="2012-04-24T13:43:00Z">
              <w:tcPr>
                <w:tcW w:w="2343"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232" w:author="MSUUSER" w:date="2012-04-24T13:38:00Z"/>
                <w:sz w:val="23"/>
                <w:szCs w:val="23"/>
              </w:rPr>
            </w:pPr>
            <w:ins w:id="233" w:author="MSUUSER" w:date="2012-04-24T13:38:00Z">
              <w:r>
                <w:rPr>
                  <w:sz w:val="23"/>
                  <w:szCs w:val="23"/>
                </w:rPr>
                <w:t xml:space="preserve">2 </w:t>
              </w:r>
            </w:ins>
          </w:p>
        </w:tc>
        <w:tc>
          <w:tcPr>
            <w:tcW w:w="2334" w:type="dxa"/>
            <w:tcPrChange w:id="234" w:author="MSUUSER" w:date="2012-04-24T13:43:00Z">
              <w:tcPr>
                <w:tcW w:w="2343" w:type="dxa"/>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235" w:author="MSUUSER" w:date="2012-04-24T13:38:00Z"/>
                <w:sz w:val="23"/>
                <w:szCs w:val="23"/>
              </w:rPr>
            </w:pPr>
            <w:ins w:id="236" w:author="MSUUSER" w:date="2012-04-24T13:38:00Z">
              <w:r>
                <w:rPr>
                  <w:sz w:val="23"/>
                  <w:szCs w:val="23"/>
                </w:rPr>
                <w:t xml:space="preserve">0 </w:t>
              </w:r>
            </w:ins>
          </w:p>
        </w:tc>
      </w:tr>
      <w:tr w:rsidR="005D4A91" w:rsidTr="00C0552D">
        <w:tblPrEx>
          <w:tblPrExChange w:id="237" w:author="MSUUSER" w:date="2012-04-24T13:43:00Z">
            <w:tblPrEx>
              <w:tblCellMar>
                <w:top w:w="0" w:type="dxa"/>
                <w:bottom w:w="0" w:type="dxa"/>
              </w:tblCellMar>
            </w:tblPrEx>
          </w:tblPrExChange>
        </w:tblPrEx>
        <w:trPr>
          <w:trHeight w:val="111"/>
          <w:ins w:id="238" w:author="MSUUSER" w:date="2012-04-24T13:38:00Z"/>
          <w:trPrChange w:id="23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240" w:author="MSUUSER" w:date="2012-04-24T13:43:00Z">
              <w:tcPr>
                <w:tcW w:w="2343" w:type="dxa"/>
              </w:tcPr>
            </w:tcPrChange>
          </w:tcPr>
          <w:p w:rsidR="005D4A91" w:rsidRDefault="005D4A91">
            <w:pPr>
              <w:pStyle w:val="Default"/>
              <w:rPr>
                <w:ins w:id="241" w:author="MSUUSER" w:date="2012-04-24T13:38:00Z"/>
                <w:sz w:val="23"/>
                <w:szCs w:val="23"/>
              </w:rPr>
            </w:pPr>
            <w:ins w:id="242" w:author="MSUUSER" w:date="2012-04-24T13:38:00Z">
              <w:r>
                <w:rPr>
                  <w:b/>
                  <w:bCs/>
                  <w:i/>
                  <w:iCs/>
                  <w:sz w:val="23"/>
                  <w:szCs w:val="23"/>
                </w:rPr>
                <w:t xml:space="preserve">Amphibious Brigades </w:t>
              </w:r>
            </w:ins>
          </w:p>
        </w:tc>
        <w:tc>
          <w:tcPr>
            <w:tcW w:w="2355" w:type="dxa"/>
            <w:tcPrChange w:id="24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244" w:author="MSUUSER" w:date="2012-04-24T13:38:00Z"/>
                <w:sz w:val="23"/>
                <w:szCs w:val="23"/>
              </w:rPr>
            </w:pPr>
            <w:ins w:id="245" w:author="MSUUSER" w:date="2012-04-24T13:38:00Z">
              <w:r>
                <w:rPr>
                  <w:sz w:val="23"/>
                  <w:szCs w:val="23"/>
                </w:rPr>
                <w:t xml:space="preserve">3 </w:t>
              </w:r>
            </w:ins>
          </w:p>
        </w:tc>
        <w:tc>
          <w:tcPr>
            <w:cnfStyle w:val="000010000000" w:firstRow="0" w:lastRow="0" w:firstColumn="0" w:lastColumn="0" w:oddVBand="1" w:evenVBand="0" w:oddHBand="0" w:evenHBand="0" w:firstRowFirstColumn="0" w:firstRowLastColumn="0" w:lastRowFirstColumn="0" w:lastRowLastColumn="0"/>
            <w:tcW w:w="2340" w:type="dxa"/>
            <w:tcPrChange w:id="246" w:author="MSUUSER" w:date="2012-04-24T13:43:00Z">
              <w:tcPr>
                <w:tcW w:w="2343" w:type="dxa"/>
                <w:gridSpan w:val="2"/>
              </w:tcPr>
            </w:tcPrChange>
          </w:tcPr>
          <w:p w:rsidR="005D4A91" w:rsidRDefault="005D4A91">
            <w:pPr>
              <w:pStyle w:val="Default"/>
              <w:rPr>
                <w:ins w:id="247" w:author="MSUUSER" w:date="2012-04-24T13:38:00Z"/>
                <w:sz w:val="23"/>
                <w:szCs w:val="23"/>
              </w:rPr>
            </w:pPr>
            <w:ins w:id="248" w:author="MSUUSER" w:date="2012-04-24T13:38:00Z">
              <w:r>
                <w:rPr>
                  <w:sz w:val="23"/>
                  <w:szCs w:val="23"/>
                </w:rPr>
                <w:t xml:space="preserve">3 </w:t>
              </w:r>
            </w:ins>
          </w:p>
        </w:tc>
        <w:tc>
          <w:tcPr>
            <w:tcW w:w="2334" w:type="dxa"/>
            <w:tcPrChange w:id="24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250" w:author="MSUUSER" w:date="2012-04-24T13:38:00Z"/>
                <w:sz w:val="23"/>
                <w:szCs w:val="23"/>
              </w:rPr>
            </w:pPr>
            <w:ins w:id="251" w:author="MSUUSER" w:date="2012-04-24T13:38:00Z">
              <w:r>
                <w:rPr>
                  <w:sz w:val="23"/>
                  <w:szCs w:val="23"/>
                </w:rPr>
                <w:t xml:space="preserve">3 </w:t>
              </w:r>
            </w:ins>
          </w:p>
        </w:tc>
      </w:tr>
      <w:tr w:rsidR="005D4A91" w:rsidTr="00C0552D">
        <w:tblPrEx>
          <w:tblPrExChange w:id="252" w:author="MSUUSER" w:date="2012-04-24T13:4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253" w:author="MSUUSER" w:date="2012-04-24T13:38:00Z"/>
          <w:trPrChange w:id="254"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255" w:author="MSUUSER" w:date="2012-04-24T13:43:00Z">
              <w:tcPr>
                <w:tcW w:w="2343" w:type="dxa"/>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256" w:author="MSUUSER" w:date="2012-04-24T13:38:00Z"/>
                <w:sz w:val="23"/>
                <w:szCs w:val="23"/>
              </w:rPr>
            </w:pPr>
            <w:ins w:id="257" w:author="MSUUSER" w:date="2012-04-24T13:38:00Z">
              <w:r>
                <w:rPr>
                  <w:b/>
                  <w:bCs/>
                  <w:i/>
                  <w:iCs/>
                  <w:sz w:val="23"/>
                  <w:szCs w:val="23"/>
                </w:rPr>
                <w:t xml:space="preserve">Tanks </w:t>
              </w:r>
            </w:ins>
          </w:p>
        </w:tc>
        <w:tc>
          <w:tcPr>
            <w:tcW w:w="2355" w:type="dxa"/>
            <w:tcPrChange w:id="258" w:author="MSUUSER" w:date="2012-04-24T13:43:00Z">
              <w:tcPr>
                <w:tcW w:w="2343" w:type="dxa"/>
                <w:gridSpan w:val="2"/>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259" w:author="MSUUSER" w:date="2012-04-24T13:38:00Z"/>
                <w:sz w:val="23"/>
                <w:szCs w:val="23"/>
              </w:rPr>
            </w:pPr>
            <w:ins w:id="260" w:author="MSUUSER" w:date="2012-04-24T13:38:00Z">
              <w:r>
                <w:rPr>
                  <w:sz w:val="23"/>
                  <w:szCs w:val="23"/>
                </w:rPr>
                <w:t xml:space="preserve">7,000 </w:t>
              </w:r>
            </w:ins>
          </w:p>
        </w:tc>
        <w:tc>
          <w:tcPr>
            <w:cnfStyle w:val="000010000000" w:firstRow="0" w:lastRow="0" w:firstColumn="0" w:lastColumn="0" w:oddVBand="1" w:evenVBand="0" w:oddHBand="0" w:evenHBand="0" w:firstRowFirstColumn="0" w:firstRowLastColumn="0" w:lastRowFirstColumn="0" w:lastRowLastColumn="0"/>
            <w:tcW w:w="2340" w:type="dxa"/>
            <w:tcPrChange w:id="261" w:author="MSUUSER" w:date="2012-04-24T13:43:00Z">
              <w:tcPr>
                <w:tcW w:w="2343" w:type="dxa"/>
                <w:gridSpan w:val="2"/>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262" w:author="MSUUSER" w:date="2012-04-24T13:38:00Z"/>
                <w:sz w:val="23"/>
                <w:szCs w:val="23"/>
              </w:rPr>
            </w:pPr>
            <w:ins w:id="263" w:author="MSUUSER" w:date="2012-04-24T13:38:00Z">
              <w:r>
                <w:rPr>
                  <w:sz w:val="23"/>
                  <w:szCs w:val="23"/>
                </w:rPr>
                <w:t xml:space="preserve">3,100 </w:t>
              </w:r>
            </w:ins>
          </w:p>
        </w:tc>
        <w:tc>
          <w:tcPr>
            <w:tcW w:w="2334" w:type="dxa"/>
            <w:tcPrChange w:id="264" w:author="MSUUSER" w:date="2012-04-24T13:43:00Z">
              <w:tcPr>
                <w:tcW w:w="2343" w:type="dxa"/>
              </w:tcPr>
            </w:tcPrChange>
          </w:tcPr>
          <w:p w:rsidR="005D4A91" w:rsidRDefault="005D4A91">
            <w:pPr>
              <w:pStyle w:val="Default"/>
              <w:cnfStyle w:val="000000100000" w:firstRow="0" w:lastRow="0" w:firstColumn="0" w:lastColumn="0" w:oddVBand="0" w:evenVBand="0" w:oddHBand="1" w:evenHBand="0" w:firstRowFirstColumn="0" w:firstRowLastColumn="0" w:lastRowFirstColumn="0" w:lastRowLastColumn="0"/>
              <w:rPr>
                <w:ins w:id="265" w:author="MSUUSER" w:date="2012-04-24T13:38:00Z"/>
                <w:sz w:val="23"/>
                <w:szCs w:val="23"/>
              </w:rPr>
            </w:pPr>
            <w:ins w:id="266" w:author="MSUUSER" w:date="2012-04-24T13:38:00Z">
              <w:r>
                <w:rPr>
                  <w:sz w:val="23"/>
                  <w:szCs w:val="23"/>
                </w:rPr>
                <w:t xml:space="preserve">1,100 </w:t>
              </w:r>
            </w:ins>
          </w:p>
        </w:tc>
      </w:tr>
      <w:tr w:rsidR="005D4A91" w:rsidTr="00C0552D">
        <w:tblPrEx>
          <w:tblPrExChange w:id="267" w:author="MSUUSER" w:date="2012-04-24T13:43:00Z">
            <w:tblPrEx>
              <w:tblCellMar>
                <w:top w:w="0" w:type="dxa"/>
                <w:bottom w:w="0" w:type="dxa"/>
              </w:tblCellMar>
            </w:tblPrEx>
          </w:tblPrExChange>
        </w:tblPrEx>
        <w:trPr>
          <w:trHeight w:val="111"/>
          <w:ins w:id="268" w:author="MSUUSER" w:date="2012-04-24T13:38:00Z"/>
          <w:trPrChange w:id="269" w:author="MSUUSER" w:date="2012-04-24T13:43:00Z">
            <w:trPr>
              <w:trHeight w:val="111"/>
            </w:trPr>
          </w:trPrChange>
        </w:trPr>
        <w:tc>
          <w:tcPr>
            <w:cnfStyle w:val="000010000000" w:firstRow="0" w:lastRow="0" w:firstColumn="0" w:lastColumn="0" w:oddVBand="1" w:evenVBand="0" w:oddHBand="0" w:evenHBand="0" w:firstRowFirstColumn="0" w:firstRowLastColumn="0" w:lastRowFirstColumn="0" w:lastRowLastColumn="0"/>
            <w:tcW w:w="2343" w:type="dxa"/>
            <w:tcPrChange w:id="270" w:author="MSUUSER" w:date="2012-04-24T13:43:00Z">
              <w:tcPr>
                <w:tcW w:w="2343" w:type="dxa"/>
              </w:tcPr>
            </w:tcPrChange>
          </w:tcPr>
          <w:p w:rsidR="005D4A91" w:rsidRDefault="005D4A91">
            <w:pPr>
              <w:pStyle w:val="Default"/>
              <w:rPr>
                <w:ins w:id="271" w:author="MSUUSER" w:date="2012-04-24T13:38:00Z"/>
                <w:sz w:val="23"/>
                <w:szCs w:val="23"/>
              </w:rPr>
            </w:pPr>
            <w:ins w:id="272" w:author="MSUUSER" w:date="2012-04-24T13:38:00Z">
              <w:r>
                <w:rPr>
                  <w:b/>
                  <w:bCs/>
                  <w:i/>
                  <w:iCs/>
                  <w:sz w:val="23"/>
                  <w:szCs w:val="23"/>
                </w:rPr>
                <w:t xml:space="preserve">Artillery Pieces </w:t>
              </w:r>
            </w:ins>
          </w:p>
        </w:tc>
        <w:tc>
          <w:tcPr>
            <w:tcW w:w="2355" w:type="dxa"/>
            <w:tcPrChange w:id="273" w:author="MSUUSER" w:date="2012-04-24T13:43:00Z">
              <w:tcPr>
                <w:tcW w:w="2343" w:type="dxa"/>
                <w:gridSpan w:val="2"/>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274" w:author="MSUUSER" w:date="2012-04-24T13:38:00Z"/>
                <w:sz w:val="23"/>
                <w:szCs w:val="23"/>
              </w:rPr>
            </w:pPr>
            <w:ins w:id="275" w:author="MSUUSER" w:date="2012-04-24T13:38:00Z">
              <w:r>
                <w:rPr>
                  <w:sz w:val="23"/>
                  <w:szCs w:val="23"/>
                </w:rPr>
                <w:t xml:space="preserve">8,000 </w:t>
              </w:r>
            </w:ins>
          </w:p>
        </w:tc>
        <w:tc>
          <w:tcPr>
            <w:cnfStyle w:val="000010000000" w:firstRow="0" w:lastRow="0" w:firstColumn="0" w:lastColumn="0" w:oddVBand="1" w:evenVBand="0" w:oddHBand="0" w:evenHBand="0" w:firstRowFirstColumn="0" w:firstRowLastColumn="0" w:lastRowFirstColumn="0" w:lastRowLastColumn="0"/>
            <w:tcW w:w="2340" w:type="dxa"/>
            <w:tcPrChange w:id="276" w:author="MSUUSER" w:date="2012-04-24T13:43:00Z">
              <w:tcPr>
                <w:tcW w:w="2343" w:type="dxa"/>
                <w:gridSpan w:val="2"/>
              </w:tcPr>
            </w:tcPrChange>
          </w:tcPr>
          <w:p w:rsidR="005D4A91" w:rsidRDefault="005D4A91">
            <w:pPr>
              <w:pStyle w:val="Default"/>
              <w:rPr>
                <w:ins w:id="277" w:author="MSUUSER" w:date="2012-04-24T13:38:00Z"/>
                <w:sz w:val="23"/>
                <w:szCs w:val="23"/>
              </w:rPr>
            </w:pPr>
            <w:ins w:id="278" w:author="MSUUSER" w:date="2012-04-24T13:38:00Z">
              <w:r>
                <w:rPr>
                  <w:sz w:val="23"/>
                  <w:szCs w:val="23"/>
                </w:rPr>
                <w:t xml:space="preserve">3,400 </w:t>
              </w:r>
            </w:ins>
          </w:p>
        </w:tc>
        <w:tc>
          <w:tcPr>
            <w:tcW w:w="2334" w:type="dxa"/>
            <w:tcPrChange w:id="279" w:author="MSUUSER" w:date="2012-04-24T13:43:00Z">
              <w:tcPr>
                <w:tcW w:w="2343" w:type="dxa"/>
              </w:tcPr>
            </w:tcPrChange>
          </w:tcPr>
          <w:p w:rsidR="005D4A91" w:rsidRDefault="005D4A91">
            <w:pPr>
              <w:pStyle w:val="Default"/>
              <w:cnfStyle w:val="000000000000" w:firstRow="0" w:lastRow="0" w:firstColumn="0" w:lastColumn="0" w:oddVBand="0" w:evenVBand="0" w:oddHBand="0" w:evenHBand="0" w:firstRowFirstColumn="0" w:firstRowLastColumn="0" w:lastRowFirstColumn="0" w:lastRowLastColumn="0"/>
              <w:rPr>
                <w:ins w:id="280" w:author="MSUUSER" w:date="2012-04-24T13:38:00Z"/>
                <w:sz w:val="23"/>
                <w:szCs w:val="23"/>
              </w:rPr>
            </w:pPr>
            <w:ins w:id="281" w:author="MSUUSER" w:date="2012-04-24T13:38:00Z">
              <w:r>
                <w:rPr>
                  <w:sz w:val="23"/>
                  <w:szCs w:val="23"/>
                </w:rPr>
                <w:t xml:space="preserve">1,600 </w:t>
              </w:r>
            </w:ins>
          </w:p>
        </w:tc>
      </w:tr>
      <w:tr w:rsidR="005D4A91" w:rsidTr="005D4A91">
        <w:tblPrEx>
          <w:tblPrExChange w:id="282" w:author="MSUUSER" w:date="2012-04-24T13:42: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607"/>
          <w:ins w:id="283" w:author="MSUUSER" w:date="2012-04-24T13:38:00Z"/>
          <w:trPrChange w:id="284" w:author="MSUUSER" w:date="2012-04-24T13:42:00Z">
            <w:trPr>
              <w:trHeight w:val="607"/>
            </w:trPr>
          </w:trPrChange>
        </w:trPr>
        <w:tc>
          <w:tcPr>
            <w:cnfStyle w:val="000010000000" w:firstRow="0" w:lastRow="0" w:firstColumn="0" w:lastColumn="0" w:oddVBand="1" w:evenVBand="0" w:oddHBand="0" w:evenHBand="0" w:firstRowFirstColumn="0" w:firstRowLastColumn="0" w:lastRowFirstColumn="0" w:lastRowLastColumn="0"/>
            <w:tcW w:w="9372" w:type="dxa"/>
            <w:gridSpan w:val="4"/>
            <w:tcPrChange w:id="285" w:author="MSUUSER" w:date="2012-04-24T13:42:00Z">
              <w:tcPr>
                <w:tcW w:w="9372" w:type="dxa"/>
                <w:gridSpan w:val="6"/>
              </w:tcPr>
            </w:tcPrChange>
          </w:tcPr>
          <w:p w:rsidR="005D4A91" w:rsidRDefault="005D4A91">
            <w:pPr>
              <w:pStyle w:val="Default"/>
              <w:cnfStyle w:val="000010100000" w:firstRow="0" w:lastRow="0" w:firstColumn="0" w:lastColumn="0" w:oddVBand="1" w:evenVBand="0" w:oddHBand="1" w:evenHBand="0" w:firstRowFirstColumn="0" w:firstRowLastColumn="0" w:lastRowFirstColumn="0" w:lastRowLastColumn="0"/>
              <w:rPr>
                <w:ins w:id="286" w:author="MSUUSER" w:date="2012-04-24T13:38:00Z"/>
                <w:sz w:val="22"/>
                <w:szCs w:val="22"/>
              </w:rPr>
            </w:pPr>
            <w:ins w:id="287" w:author="MSUUSER" w:date="2012-04-24T13:38:00Z">
              <w:r>
                <w:rPr>
                  <w:b/>
                  <w:bCs/>
                  <w:sz w:val="22"/>
                  <w:szCs w:val="22"/>
                </w:rPr>
                <w:t xml:space="preserve">Note: </w:t>
              </w:r>
              <w:r>
                <w:rPr>
                  <w:sz w:val="22"/>
                  <w:szCs w:val="22"/>
                </w:rPr>
                <w:t xml:space="preserve">PLA active ground forces are organized into Group Armies. Infantry, armor, and artillery units are organized into a combination of divisions and brigades deployed throughout the PLA’s seven </w:t>
              </w:r>
              <w:proofErr w:type="spellStart"/>
              <w:r>
                <w:rPr>
                  <w:sz w:val="22"/>
                  <w:szCs w:val="22"/>
                </w:rPr>
                <w:t>MRs.</w:t>
              </w:r>
              <w:proofErr w:type="spellEnd"/>
              <w:r>
                <w:rPr>
                  <w:sz w:val="22"/>
                  <w:szCs w:val="22"/>
                </w:rPr>
                <w:t xml:space="preserve"> A significant portion of these assets are deployed in the Taiwan Strait area, specifically the Nanjing, Guangzhou, and Jinan </w:t>
              </w:r>
              <w:proofErr w:type="spellStart"/>
              <w:r>
                <w:rPr>
                  <w:sz w:val="22"/>
                  <w:szCs w:val="22"/>
                </w:rPr>
                <w:t>MRs.</w:t>
              </w:r>
              <w:proofErr w:type="spellEnd"/>
              <w:r>
                <w:rPr>
                  <w:sz w:val="22"/>
                  <w:szCs w:val="22"/>
                </w:rPr>
                <w:t xml:space="preserve"> Taiwan has seven Defense Commands, three of which have Field Armies. Each Army contains an Artillery Command roughly equivalent to a brigade plus. </w:t>
              </w:r>
            </w:ins>
          </w:p>
        </w:tc>
      </w:tr>
    </w:tbl>
    <w:p w:rsidR="00C0552D" w:rsidRDefault="00C0552D" w:rsidP="005D4A91">
      <w:pPr>
        <w:jc w:val="both"/>
        <w:rPr>
          <w:ins w:id="288" w:author="MSUUSER" w:date="2012-04-24T13:48:00Z"/>
          <w:rFonts w:asciiTheme="majorHAnsi" w:hAnsiTheme="majorHAnsi"/>
          <w:b/>
          <w:sz w:val="24"/>
          <w:szCs w:val="24"/>
        </w:rPr>
        <w:pPrChange w:id="289" w:author="MSUUSER" w:date="2012-04-24T13:34:00Z">
          <w:pPr>
            <w:pStyle w:val="ListParagraph"/>
            <w:ind w:firstLine="720"/>
            <w:jc w:val="both"/>
          </w:pPr>
        </w:pPrChange>
      </w:pPr>
    </w:p>
    <w:p w:rsidR="00C0552D" w:rsidRDefault="00C0552D" w:rsidP="005D4A91">
      <w:pPr>
        <w:jc w:val="both"/>
        <w:rPr>
          <w:ins w:id="290" w:author="MSUUSER" w:date="2012-04-24T13:48:00Z"/>
          <w:rFonts w:asciiTheme="majorHAnsi" w:hAnsiTheme="majorHAnsi"/>
          <w:b/>
          <w:sz w:val="24"/>
          <w:szCs w:val="24"/>
        </w:rPr>
        <w:pPrChange w:id="291" w:author="MSUUSER" w:date="2012-04-24T13:34:00Z">
          <w:pPr>
            <w:pStyle w:val="ListParagraph"/>
            <w:ind w:firstLine="720"/>
            <w:jc w:val="both"/>
          </w:pPr>
        </w:pPrChange>
      </w:pPr>
    </w:p>
    <w:p w:rsidR="00C0552D" w:rsidRDefault="00C0552D" w:rsidP="005D4A91">
      <w:pPr>
        <w:jc w:val="both"/>
        <w:rPr>
          <w:ins w:id="292" w:author="MSUUSER" w:date="2012-04-24T13:48:00Z"/>
          <w:rFonts w:asciiTheme="majorHAnsi" w:hAnsiTheme="majorHAnsi"/>
          <w:b/>
          <w:sz w:val="24"/>
          <w:szCs w:val="24"/>
        </w:rPr>
        <w:pPrChange w:id="293" w:author="MSUUSER" w:date="2012-04-24T13:34:00Z">
          <w:pPr>
            <w:pStyle w:val="ListParagraph"/>
            <w:ind w:firstLine="720"/>
            <w:jc w:val="both"/>
          </w:pPr>
        </w:pPrChange>
      </w:pPr>
    </w:p>
    <w:p w:rsidR="00C0552D" w:rsidRDefault="00C0552D" w:rsidP="005D4A91">
      <w:pPr>
        <w:jc w:val="both"/>
        <w:rPr>
          <w:ins w:id="294" w:author="MSUUSER" w:date="2012-04-24T13:48:00Z"/>
          <w:rFonts w:asciiTheme="majorHAnsi" w:hAnsiTheme="majorHAnsi"/>
          <w:b/>
          <w:sz w:val="24"/>
          <w:szCs w:val="24"/>
        </w:rPr>
        <w:pPrChange w:id="295" w:author="MSUUSER" w:date="2012-04-24T13:34:00Z">
          <w:pPr>
            <w:pStyle w:val="ListParagraph"/>
            <w:ind w:firstLine="720"/>
            <w:jc w:val="both"/>
          </w:pPr>
        </w:pPrChange>
      </w:pPr>
    </w:p>
    <w:p w:rsidR="00C0552D" w:rsidRDefault="00C0552D" w:rsidP="00C0552D">
      <w:pPr>
        <w:jc w:val="center"/>
        <w:rPr>
          <w:ins w:id="296" w:author="MSUUSER" w:date="2012-04-24T13:49:00Z"/>
          <w:rFonts w:asciiTheme="majorHAnsi" w:hAnsiTheme="majorHAnsi"/>
          <w:b/>
          <w:sz w:val="24"/>
          <w:szCs w:val="24"/>
        </w:rPr>
        <w:pPrChange w:id="297" w:author="MSUUSER" w:date="2012-04-24T13:49:00Z">
          <w:pPr>
            <w:pStyle w:val="ListParagraph"/>
            <w:ind w:firstLine="720"/>
            <w:jc w:val="both"/>
          </w:pPr>
        </w:pPrChange>
      </w:pPr>
    </w:p>
    <w:p w:rsidR="00C0552D" w:rsidRDefault="00C0552D" w:rsidP="00C0552D">
      <w:pPr>
        <w:jc w:val="center"/>
        <w:rPr>
          <w:ins w:id="298" w:author="MSUUSER" w:date="2012-04-24T13:49:00Z"/>
          <w:rFonts w:asciiTheme="majorHAnsi" w:hAnsiTheme="majorHAnsi"/>
          <w:b/>
          <w:sz w:val="24"/>
          <w:szCs w:val="24"/>
        </w:rPr>
        <w:pPrChange w:id="299" w:author="MSUUSER" w:date="2012-04-24T13:49:00Z">
          <w:pPr>
            <w:pStyle w:val="ListParagraph"/>
            <w:ind w:firstLine="720"/>
            <w:jc w:val="both"/>
          </w:pPr>
        </w:pPrChange>
      </w:pPr>
    </w:p>
    <w:p w:rsidR="00C0552D" w:rsidRDefault="00C0552D">
      <w:pPr>
        <w:rPr>
          <w:ins w:id="300" w:author="MSUUSER" w:date="2012-04-24T13:50:00Z"/>
          <w:rFonts w:asciiTheme="majorHAnsi" w:hAnsiTheme="majorHAnsi"/>
          <w:b/>
          <w:sz w:val="24"/>
          <w:szCs w:val="24"/>
        </w:rPr>
      </w:pPr>
      <w:ins w:id="301" w:author="MSUUSER" w:date="2012-04-24T13:50:00Z">
        <w:r>
          <w:rPr>
            <w:rFonts w:asciiTheme="majorHAnsi" w:hAnsiTheme="majorHAnsi"/>
            <w:b/>
            <w:sz w:val="24"/>
            <w:szCs w:val="24"/>
          </w:rPr>
          <w:br w:type="page"/>
        </w:r>
      </w:ins>
    </w:p>
    <w:p w:rsidR="00C0552D" w:rsidRDefault="00085185" w:rsidP="00C0552D">
      <w:pPr>
        <w:jc w:val="center"/>
        <w:rPr>
          <w:ins w:id="302" w:author="MSUUSER" w:date="2012-04-24T13:48:00Z"/>
          <w:rFonts w:asciiTheme="majorHAnsi" w:hAnsiTheme="majorHAnsi"/>
          <w:b/>
          <w:sz w:val="24"/>
          <w:szCs w:val="24"/>
        </w:rPr>
        <w:pPrChange w:id="303" w:author="MSUUSER" w:date="2012-04-24T13:49:00Z">
          <w:pPr>
            <w:pStyle w:val="ListParagraph"/>
            <w:ind w:firstLine="720"/>
            <w:jc w:val="both"/>
          </w:pPr>
        </w:pPrChange>
      </w:pPr>
      <w:ins w:id="304" w:author="MSUUSER" w:date="2012-04-24T13:58:00Z">
        <w:r>
          <w:rPr>
            <w:rFonts w:asciiTheme="majorHAnsi" w:hAnsiTheme="majorHAnsi"/>
            <w:b/>
            <w:sz w:val="24"/>
            <w:szCs w:val="24"/>
          </w:rPr>
          <w:lastRenderedPageBreak/>
          <w:t>Major Ground Units</w:t>
        </w:r>
        <w:r>
          <w:rPr>
            <w:rFonts w:asciiTheme="majorHAnsi" w:hAnsiTheme="majorHAnsi"/>
            <w:noProof/>
            <w:sz w:val="24"/>
            <w:szCs w:val="24"/>
          </w:rPr>
          <w:t xml:space="preserve"> </w:t>
        </w:r>
      </w:ins>
      <w:ins w:id="305" w:author="MSUUSER" w:date="2012-04-24T13:57:00Z">
        <w:r>
          <w:rPr>
            <w:rFonts w:asciiTheme="majorHAnsi" w:hAnsiTheme="majorHAnsi"/>
            <w:noProof/>
            <w:sz w:val="24"/>
            <w:szCs w:val="24"/>
          </w:rPr>
          <w:drawing>
            <wp:inline distT="0" distB="0" distL="0" distR="0" wp14:anchorId="44D469D3" wp14:editId="23EC9627">
              <wp:extent cx="5943600" cy="570993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09932"/>
                      </a:xfrm>
                      <a:prstGeom prst="rect">
                        <a:avLst/>
                      </a:prstGeom>
                      <a:noFill/>
                      <a:ln>
                        <a:noFill/>
                      </a:ln>
                    </pic:spPr>
                  </pic:pic>
                </a:graphicData>
              </a:graphic>
            </wp:inline>
          </w:drawing>
        </w:r>
      </w:ins>
    </w:p>
    <w:p w:rsidR="00C0552D" w:rsidRDefault="00C0552D">
      <w:pPr>
        <w:rPr>
          <w:ins w:id="306" w:author="MSUUSER" w:date="2012-04-24T13:50:00Z"/>
          <w:rFonts w:asciiTheme="majorHAnsi" w:hAnsiTheme="majorHAnsi"/>
          <w:b/>
          <w:sz w:val="24"/>
          <w:szCs w:val="24"/>
        </w:rPr>
      </w:pPr>
      <w:ins w:id="307" w:author="MSUUSER" w:date="2012-04-24T13:50:00Z">
        <w:r>
          <w:rPr>
            <w:rFonts w:asciiTheme="majorHAnsi" w:hAnsiTheme="majorHAnsi"/>
            <w:b/>
            <w:sz w:val="24"/>
            <w:szCs w:val="24"/>
          </w:rPr>
          <w:br w:type="page"/>
        </w:r>
      </w:ins>
    </w:p>
    <w:tbl>
      <w:tblPr>
        <w:tblStyle w:val="LightList-Accent1"/>
        <w:tblW w:w="0" w:type="auto"/>
        <w:tblLayout w:type="fixed"/>
        <w:tblLook w:val="0000" w:firstRow="0" w:lastRow="0" w:firstColumn="0" w:lastColumn="0" w:noHBand="0" w:noVBand="0"/>
        <w:tblPrChange w:id="308" w:author="MSUUSER" w:date="2012-04-24T13:51:00Z">
          <w:tblPr>
            <w:tblW w:w="0" w:type="auto"/>
            <w:tblBorders>
              <w:top w:val="nil"/>
              <w:left w:val="nil"/>
              <w:bottom w:val="nil"/>
              <w:right w:val="nil"/>
            </w:tblBorders>
            <w:tblLayout w:type="fixed"/>
            <w:tblLook w:val="0000" w:firstRow="0" w:lastRow="0" w:firstColumn="0" w:lastColumn="0" w:noHBand="0" w:noVBand="0"/>
          </w:tblPr>
        </w:tblPrChange>
      </w:tblPr>
      <w:tblGrid>
        <w:gridCol w:w="2344"/>
        <w:gridCol w:w="1904"/>
        <w:gridCol w:w="2784"/>
        <w:gridCol w:w="6"/>
        <w:gridCol w:w="2338"/>
        <w:tblGridChange w:id="309">
          <w:tblGrid>
            <w:gridCol w:w="2344"/>
            <w:gridCol w:w="781"/>
            <w:gridCol w:w="1563"/>
            <w:gridCol w:w="1562"/>
            <w:gridCol w:w="782"/>
            <w:gridCol w:w="2344"/>
          </w:tblGrid>
        </w:tblGridChange>
      </w:tblGrid>
      <w:tr w:rsidR="00C0552D" w:rsidTr="00C0552D">
        <w:tblPrEx>
          <w:tblPrExChange w:id="310" w:author="MSUUSER" w:date="2012-04-24T13:51: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7"/>
          <w:ins w:id="311" w:author="MSUUSER" w:date="2012-04-24T13:50:00Z"/>
          <w:trPrChange w:id="312" w:author="MSUUSER" w:date="2012-04-24T13:51:00Z">
            <w:trPr>
              <w:trHeight w:val="107"/>
            </w:trPr>
          </w:trPrChange>
        </w:trPr>
        <w:tc>
          <w:tcPr>
            <w:cnfStyle w:val="000010000000" w:firstRow="0" w:lastRow="0" w:firstColumn="0" w:lastColumn="0" w:oddVBand="1" w:evenVBand="0" w:oddHBand="0" w:evenHBand="0" w:firstRowFirstColumn="0" w:firstRowLastColumn="0" w:lastRowFirstColumn="0" w:lastRowLastColumn="0"/>
            <w:tcW w:w="9376" w:type="dxa"/>
            <w:gridSpan w:val="5"/>
            <w:tcPrChange w:id="313" w:author="MSUUSER" w:date="2012-04-24T13:51:00Z">
              <w:tcPr>
                <w:tcW w:w="9376" w:type="dxa"/>
                <w:gridSpan w:val="6"/>
              </w:tcPr>
            </w:tcPrChange>
          </w:tcPr>
          <w:p w:rsidR="00C0552D" w:rsidRDefault="00C0552D" w:rsidP="00C0552D">
            <w:pPr>
              <w:pStyle w:val="Default"/>
              <w:jc w:val="center"/>
              <w:cnfStyle w:val="000010100000" w:firstRow="0" w:lastRow="0" w:firstColumn="0" w:lastColumn="0" w:oddVBand="1" w:evenVBand="0" w:oddHBand="1" w:evenHBand="0" w:firstRowFirstColumn="0" w:firstRowLastColumn="0" w:lastRowFirstColumn="0" w:lastRowLastColumn="0"/>
              <w:rPr>
                <w:ins w:id="314" w:author="MSUUSER" w:date="2012-04-24T13:50:00Z"/>
                <w:sz w:val="23"/>
                <w:szCs w:val="23"/>
              </w:rPr>
              <w:pPrChange w:id="315" w:author="MSUUSER" w:date="2012-04-24T13:52:00Z">
                <w:pPr>
                  <w:pStyle w:val="Default"/>
                  <w:cnfStyle w:val="000010100000" w:firstRow="0" w:lastRow="0" w:firstColumn="0" w:lastColumn="0" w:oddVBand="1" w:evenVBand="0" w:oddHBand="1" w:evenHBand="0" w:firstRowFirstColumn="0" w:firstRowLastColumn="0" w:lastRowFirstColumn="0" w:lastRowLastColumn="0"/>
                </w:pPr>
              </w:pPrChange>
            </w:pPr>
            <w:ins w:id="316" w:author="MSUUSER" w:date="2012-04-24T13:50:00Z">
              <w:r>
                <w:rPr>
                  <w:b/>
                  <w:bCs/>
                  <w:sz w:val="23"/>
                  <w:szCs w:val="23"/>
                </w:rPr>
                <w:lastRenderedPageBreak/>
                <w:t>Taiwan Strait Military Balance, Naval Forces</w:t>
              </w:r>
            </w:ins>
          </w:p>
        </w:tc>
      </w:tr>
      <w:tr w:rsidR="00C0552D" w:rsidTr="00C0552D">
        <w:tblPrEx>
          <w:tblPrExChange w:id="317" w:author="MSUUSER" w:date="2012-04-24T13:51:00Z">
            <w:tblPrEx>
              <w:tblCellMar>
                <w:top w:w="0" w:type="dxa"/>
                <w:bottom w:w="0" w:type="dxa"/>
              </w:tblCellMar>
            </w:tblPrEx>
          </w:tblPrExChange>
        </w:tblPrEx>
        <w:trPr>
          <w:trHeight w:val="107"/>
          <w:ins w:id="318" w:author="MSUUSER" w:date="2012-04-24T13:50:00Z"/>
          <w:trPrChange w:id="319" w:author="MSUUSER" w:date="2012-04-24T13:51:00Z">
            <w:trPr>
              <w:trHeight w:val="107"/>
            </w:trPr>
          </w:trPrChange>
        </w:trPr>
        <w:tc>
          <w:tcPr>
            <w:cnfStyle w:val="000010000000" w:firstRow="0" w:lastRow="0" w:firstColumn="0" w:lastColumn="0" w:oddVBand="1" w:evenVBand="0" w:oddHBand="0" w:evenHBand="0" w:firstRowFirstColumn="0" w:firstRowLastColumn="0" w:lastRowFirstColumn="0" w:lastRowLastColumn="0"/>
            <w:tcW w:w="7038" w:type="dxa"/>
            <w:gridSpan w:val="4"/>
            <w:tcPrChange w:id="320" w:author="MSUUSER" w:date="2012-04-24T13:51:00Z">
              <w:tcPr>
                <w:tcW w:w="4688" w:type="dxa"/>
                <w:gridSpan w:val="3"/>
              </w:tcPr>
            </w:tcPrChange>
          </w:tcPr>
          <w:p w:rsidR="00C0552D" w:rsidRDefault="00C0552D" w:rsidP="00C0552D">
            <w:pPr>
              <w:pStyle w:val="Default"/>
              <w:jc w:val="center"/>
              <w:rPr>
                <w:ins w:id="321" w:author="MSUUSER" w:date="2012-04-24T13:50:00Z"/>
                <w:sz w:val="23"/>
                <w:szCs w:val="23"/>
              </w:rPr>
              <w:pPrChange w:id="322" w:author="MSUUSER" w:date="2012-04-24T13:51:00Z">
                <w:pPr>
                  <w:pStyle w:val="Default"/>
                </w:pPr>
              </w:pPrChange>
            </w:pPr>
            <w:ins w:id="323" w:author="MSUUSER" w:date="2012-04-24T13:50:00Z">
              <w:r>
                <w:rPr>
                  <w:b/>
                  <w:bCs/>
                  <w:sz w:val="23"/>
                  <w:szCs w:val="23"/>
                </w:rPr>
                <w:t>China</w:t>
              </w:r>
            </w:ins>
          </w:p>
        </w:tc>
        <w:tc>
          <w:tcPr>
            <w:tcW w:w="2338" w:type="dxa"/>
            <w:tcPrChange w:id="324" w:author="MSUUSER" w:date="2012-04-24T13:51:00Z">
              <w:tcPr>
                <w:tcW w:w="4688" w:type="dxa"/>
                <w:gridSpan w:val="3"/>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325" w:author="MSUUSER" w:date="2012-04-24T13:50:00Z"/>
                <w:sz w:val="23"/>
                <w:szCs w:val="23"/>
              </w:rPr>
            </w:pPr>
            <w:ins w:id="326" w:author="MSUUSER" w:date="2012-04-24T13:50:00Z">
              <w:r>
                <w:rPr>
                  <w:b/>
                  <w:bCs/>
                  <w:sz w:val="23"/>
                  <w:szCs w:val="23"/>
                </w:rPr>
                <w:t xml:space="preserve">Taiwan </w:t>
              </w:r>
            </w:ins>
          </w:p>
        </w:tc>
      </w:tr>
      <w:tr w:rsidR="00C0552D" w:rsidTr="00C0552D">
        <w:tblPrEx>
          <w:tblPrExChange w:id="327" w:author="MSUUSER" w:date="2012-04-24T13:51: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309"/>
          <w:ins w:id="328" w:author="MSUUSER" w:date="2012-04-24T13:50:00Z"/>
          <w:trPrChange w:id="329" w:author="MSUUSER" w:date="2012-04-24T13:51:00Z">
            <w:trPr>
              <w:trHeight w:val="309"/>
            </w:trPr>
          </w:trPrChange>
        </w:trPr>
        <w:tc>
          <w:tcPr>
            <w:cnfStyle w:val="000010000000" w:firstRow="0" w:lastRow="0" w:firstColumn="0" w:lastColumn="0" w:oddVBand="1" w:evenVBand="0" w:oddHBand="0" w:evenHBand="0" w:firstRowFirstColumn="0" w:firstRowLastColumn="0" w:lastRowFirstColumn="0" w:lastRowLastColumn="0"/>
            <w:tcW w:w="4248" w:type="dxa"/>
            <w:gridSpan w:val="2"/>
            <w:tcPrChange w:id="330" w:author="MSUUSER" w:date="2012-04-24T13:51:00Z">
              <w:tcPr>
                <w:tcW w:w="3125" w:type="dxa"/>
                <w:gridSpan w:val="2"/>
              </w:tcPr>
            </w:tcPrChange>
          </w:tcPr>
          <w:p w:rsidR="00C0552D" w:rsidRDefault="00C0552D" w:rsidP="00C0552D">
            <w:pPr>
              <w:pStyle w:val="Default"/>
              <w:jc w:val="center"/>
              <w:cnfStyle w:val="000010100000" w:firstRow="0" w:lastRow="0" w:firstColumn="0" w:lastColumn="0" w:oddVBand="1" w:evenVBand="0" w:oddHBand="1" w:evenHBand="0" w:firstRowFirstColumn="0" w:firstRowLastColumn="0" w:lastRowFirstColumn="0" w:lastRowLastColumn="0"/>
              <w:rPr>
                <w:ins w:id="331" w:author="MSUUSER" w:date="2012-04-24T13:50:00Z"/>
                <w:sz w:val="23"/>
                <w:szCs w:val="23"/>
              </w:rPr>
              <w:pPrChange w:id="332" w:author="MSUUSER" w:date="2012-04-24T13:51:00Z">
                <w:pPr>
                  <w:pStyle w:val="Default"/>
                  <w:cnfStyle w:val="000010100000" w:firstRow="0" w:lastRow="0" w:firstColumn="0" w:lastColumn="0" w:oddVBand="1" w:evenVBand="0" w:oddHBand="1" w:evenHBand="0" w:firstRowFirstColumn="0" w:firstRowLastColumn="0" w:lastRowFirstColumn="0" w:lastRowLastColumn="0"/>
                </w:pPr>
              </w:pPrChange>
            </w:pPr>
            <w:ins w:id="333" w:author="MSUUSER" w:date="2012-04-24T13:51:00Z">
              <w:r>
                <w:rPr>
                  <w:b/>
                  <w:bCs/>
                  <w:i/>
                  <w:iCs/>
                  <w:sz w:val="23"/>
                  <w:szCs w:val="23"/>
                </w:rPr>
                <w:t xml:space="preserve">                                    </w:t>
              </w:r>
            </w:ins>
            <w:ins w:id="334" w:author="MSUUSER" w:date="2012-04-24T13:50:00Z">
              <w:r>
                <w:rPr>
                  <w:b/>
                  <w:bCs/>
                  <w:i/>
                  <w:iCs/>
                  <w:sz w:val="23"/>
                  <w:szCs w:val="23"/>
                </w:rPr>
                <w:t xml:space="preserve">Total </w:t>
              </w:r>
            </w:ins>
          </w:p>
        </w:tc>
        <w:tc>
          <w:tcPr>
            <w:tcW w:w="2790" w:type="dxa"/>
            <w:gridSpan w:val="2"/>
            <w:tcPrChange w:id="335" w:author="MSUUSER" w:date="2012-04-24T13:51:00Z">
              <w:tcPr>
                <w:tcW w:w="3125" w:type="dxa"/>
                <w:gridSpan w:val="2"/>
              </w:tcPr>
            </w:tcPrChange>
          </w:tcPr>
          <w:p w:rsidR="00C0552D" w:rsidRDefault="00C0552D">
            <w:pPr>
              <w:pStyle w:val="Default"/>
              <w:cnfStyle w:val="000000100000" w:firstRow="0" w:lastRow="0" w:firstColumn="0" w:lastColumn="0" w:oddVBand="0" w:evenVBand="0" w:oddHBand="1" w:evenHBand="0" w:firstRowFirstColumn="0" w:firstRowLastColumn="0" w:lastRowFirstColumn="0" w:lastRowLastColumn="0"/>
              <w:rPr>
                <w:ins w:id="336" w:author="MSUUSER" w:date="2012-04-24T13:50:00Z"/>
                <w:sz w:val="23"/>
                <w:szCs w:val="23"/>
              </w:rPr>
            </w:pPr>
            <w:ins w:id="337" w:author="MSUUSER" w:date="2012-04-24T13:50:00Z">
              <w:r>
                <w:rPr>
                  <w:b/>
                  <w:bCs/>
                  <w:i/>
                  <w:iCs/>
                  <w:sz w:val="23"/>
                  <w:szCs w:val="23"/>
                </w:rPr>
                <w:t xml:space="preserve">East and South Sea Fleets </w:t>
              </w:r>
            </w:ins>
          </w:p>
        </w:tc>
        <w:tc>
          <w:tcPr>
            <w:cnfStyle w:val="000010000000" w:firstRow="0" w:lastRow="0" w:firstColumn="0" w:lastColumn="0" w:oddVBand="1" w:evenVBand="0" w:oddHBand="0" w:evenHBand="0" w:firstRowFirstColumn="0" w:firstRowLastColumn="0" w:lastRowFirstColumn="0" w:lastRowLastColumn="0"/>
            <w:tcW w:w="2338" w:type="dxa"/>
            <w:tcPrChange w:id="338" w:author="MSUUSER" w:date="2012-04-24T13:51:00Z">
              <w:tcPr>
                <w:tcW w:w="3125" w:type="dxa"/>
                <w:gridSpan w:val="2"/>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339" w:author="MSUUSER" w:date="2012-04-24T13:50:00Z"/>
                <w:sz w:val="23"/>
                <w:szCs w:val="23"/>
              </w:rPr>
            </w:pPr>
            <w:ins w:id="340" w:author="MSUUSER" w:date="2012-04-24T13:50:00Z">
              <w:r>
                <w:rPr>
                  <w:b/>
                  <w:bCs/>
                  <w:i/>
                  <w:iCs/>
                  <w:sz w:val="23"/>
                  <w:szCs w:val="23"/>
                </w:rPr>
                <w:t xml:space="preserve">Total </w:t>
              </w:r>
            </w:ins>
          </w:p>
        </w:tc>
      </w:tr>
      <w:tr w:rsidR="00C0552D" w:rsidTr="00C0552D">
        <w:tblPrEx>
          <w:tblPrExChange w:id="341" w:author="MSUUSER" w:date="2012-04-24T13:51:00Z">
            <w:tblPrEx>
              <w:tblCellMar>
                <w:top w:w="0" w:type="dxa"/>
                <w:bottom w:w="0" w:type="dxa"/>
              </w:tblCellMar>
            </w:tblPrEx>
          </w:tblPrExChange>
        </w:tblPrEx>
        <w:trPr>
          <w:trHeight w:val="111"/>
          <w:ins w:id="342" w:author="MSUUSER" w:date="2012-04-24T13:50:00Z"/>
          <w:trPrChange w:id="343" w:author="MSUUSER" w:date="2012-04-24T13:51:00Z">
            <w:trPr>
              <w:trHeight w:val="111"/>
            </w:trPr>
          </w:trPrChange>
        </w:trPr>
        <w:tc>
          <w:tcPr>
            <w:cnfStyle w:val="000010000000" w:firstRow="0" w:lastRow="0" w:firstColumn="0" w:lastColumn="0" w:oddVBand="1" w:evenVBand="0" w:oddHBand="0" w:evenHBand="0" w:firstRowFirstColumn="0" w:firstRowLastColumn="0" w:lastRowFirstColumn="0" w:lastRowLastColumn="0"/>
            <w:tcW w:w="2344" w:type="dxa"/>
            <w:tcPrChange w:id="344" w:author="MSUUSER" w:date="2012-04-24T13:51:00Z">
              <w:tcPr>
                <w:tcW w:w="2344" w:type="dxa"/>
              </w:tcPr>
            </w:tcPrChange>
          </w:tcPr>
          <w:p w:rsidR="00C0552D" w:rsidRDefault="00C0552D">
            <w:pPr>
              <w:pStyle w:val="Default"/>
              <w:rPr>
                <w:ins w:id="345" w:author="MSUUSER" w:date="2012-04-24T13:50:00Z"/>
                <w:sz w:val="23"/>
                <w:szCs w:val="23"/>
              </w:rPr>
            </w:pPr>
            <w:ins w:id="346" w:author="MSUUSER" w:date="2012-04-24T13:50:00Z">
              <w:r>
                <w:rPr>
                  <w:b/>
                  <w:bCs/>
                  <w:i/>
                  <w:iCs/>
                  <w:sz w:val="23"/>
                  <w:szCs w:val="23"/>
                </w:rPr>
                <w:t xml:space="preserve">Destroyers </w:t>
              </w:r>
            </w:ins>
          </w:p>
        </w:tc>
        <w:tc>
          <w:tcPr>
            <w:tcW w:w="1904" w:type="dxa"/>
            <w:tcPrChange w:id="347" w:author="MSUUSER" w:date="2012-04-24T13:51:00Z">
              <w:tcPr>
                <w:tcW w:w="2344" w:type="dxa"/>
                <w:gridSpan w:val="2"/>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348" w:author="MSUUSER" w:date="2012-04-24T13:50:00Z"/>
                <w:sz w:val="23"/>
                <w:szCs w:val="23"/>
              </w:rPr>
            </w:pPr>
            <w:ins w:id="349" w:author="MSUUSER" w:date="2012-04-24T13:50:00Z">
              <w:r>
                <w:rPr>
                  <w:sz w:val="23"/>
                  <w:szCs w:val="23"/>
                </w:rPr>
                <w:t xml:space="preserve">26 </w:t>
              </w:r>
            </w:ins>
          </w:p>
        </w:tc>
        <w:tc>
          <w:tcPr>
            <w:cnfStyle w:val="000010000000" w:firstRow="0" w:lastRow="0" w:firstColumn="0" w:lastColumn="0" w:oddVBand="1" w:evenVBand="0" w:oddHBand="0" w:evenHBand="0" w:firstRowFirstColumn="0" w:firstRowLastColumn="0" w:lastRowFirstColumn="0" w:lastRowLastColumn="0"/>
            <w:tcW w:w="2784" w:type="dxa"/>
            <w:tcPrChange w:id="350" w:author="MSUUSER" w:date="2012-04-24T13:51:00Z">
              <w:tcPr>
                <w:tcW w:w="2344" w:type="dxa"/>
                <w:gridSpan w:val="2"/>
              </w:tcPr>
            </w:tcPrChange>
          </w:tcPr>
          <w:p w:rsidR="00C0552D" w:rsidRDefault="00C0552D">
            <w:pPr>
              <w:pStyle w:val="Default"/>
              <w:rPr>
                <w:ins w:id="351" w:author="MSUUSER" w:date="2012-04-24T13:50:00Z"/>
                <w:sz w:val="23"/>
                <w:szCs w:val="23"/>
              </w:rPr>
            </w:pPr>
            <w:ins w:id="352" w:author="MSUUSER" w:date="2012-04-24T13:50:00Z">
              <w:r>
                <w:rPr>
                  <w:sz w:val="23"/>
                  <w:szCs w:val="23"/>
                </w:rPr>
                <w:t xml:space="preserve">16 </w:t>
              </w:r>
            </w:ins>
          </w:p>
        </w:tc>
        <w:tc>
          <w:tcPr>
            <w:tcW w:w="2344" w:type="dxa"/>
            <w:gridSpan w:val="2"/>
            <w:tcPrChange w:id="353" w:author="MSUUSER" w:date="2012-04-24T13:51:00Z">
              <w:tcPr>
                <w:tcW w:w="2344" w:type="dxa"/>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354" w:author="MSUUSER" w:date="2012-04-24T13:50:00Z"/>
                <w:sz w:val="23"/>
                <w:szCs w:val="23"/>
              </w:rPr>
            </w:pPr>
            <w:ins w:id="355" w:author="MSUUSER" w:date="2012-04-24T13:50:00Z">
              <w:r>
                <w:rPr>
                  <w:sz w:val="23"/>
                  <w:szCs w:val="23"/>
                </w:rPr>
                <w:t xml:space="preserve">4 </w:t>
              </w:r>
            </w:ins>
          </w:p>
        </w:tc>
      </w:tr>
      <w:tr w:rsidR="00C0552D" w:rsidTr="00C0552D">
        <w:tblPrEx>
          <w:tblPrExChange w:id="356" w:author="MSUUSER" w:date="2012-04-24T13:51: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357" w:author="MSUUSER" w:date="2012-04-24T13:50:00Z"/>
          <w:trPrChange w:id="358" w:author="MSUUSER" w:date="2012-04-24T13:51:00Z">
            <w:trPr>
              <w:trHeight w:val="111"/>
            </w:trPr>
          </w:trPrChange>
        </w:trPr>
        <w:tc>
          <w:tcPr>
            <w:cnfStyle w:val="000010000000" w:firstRow="0" w:lastRow="0" w:firstColumn="0" w:lastColumn="0" w:oddVBand="1" w:evenVBand="0" w:oddHBand="0" w:evenHBand="0" w:firstRowFirstColumn="0" w:firstRowLastColumn="0" w:lastRowFirstColumn="0" w:lastRowLastColumn="0"/>
            <w:tcW w:w="2344" w:type="dxa"/>
            <w:tcPrChange w:id="359" w:author="MSUUSER" w:date="2012-04-24T13:51:00Z">
              <w:tcPr>
                <w:tcW w:w="2344" w:type="dxa"/>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360" w:author="MSUUSER" w:date="2012-04-24T13:50:00Z"/>
                <w:sz w:val="23"/>
                <w:szCs w:val="23"/>
              </w:rPr>
            </w:pPr>
            <w:ins w:id="361" w:author="MSUUSER" w:date="2012-04-24T13:50:00Z">
              <w:r>
                <w:rPr>
                  <w:b/>
                  <w:bCs/>
                  <w:i/>
                  <w:iCs/>
                  <w:sz w:val="23"/>
                  <w:szCs w:val="23"/>
                </w:rPr>
                <w:t xml:space="preserve">Frigates </w:t>
              </w:r>
            </w:ins>
          </w:p>
        </w:tc>
        <w:tc>
          <w:tcPr>
            <w:tcW w:w="1904" w:type="dxa"/>
            <w:tcPrChange w:id="362" w:author="MSUUSER" w:date="2012-04-24T13:51:00Z">
              <w:tcPr>
                <w:tcW w:w="2344" w:type="dxa"/>
                <w:gridSpan w:val="2"/>
              </w:tcPr>
            </w:tcPrChange>
          </w:tcPr>
          <w:p w:rsidR="00C0552D" w:rsidRDefault="00C0552D">
            <w:pPr>
              <w:pStyle w:val="Default"/>
              <w:cnfStyle w:val="000000100000" w:firstRow="0" w:lastRow="0" w:firstColumn="0" w:lastColumn="0" w:oddVBand="0" w:evenVBand="0" w:oddHBand="1" w:evenHBand="0" w:firstRowFirstColumn="0" w:firstRowLastColumn="0" w:lastRowFirstColumn="0" w:lastRowLastColumn="0"/>
              <w:rPr>
                <w:ins w:id="363" w:author="MSUUSER" w:date="2012-04-24T13:50:00Z"/>
                <w:sz w:val="23"/>
                <w:szCs w:val="23"/>
              </w:rPr>
            </w:pPr>
            <w:ins w:id="364" w:author="MSUUSER" w:date="2012-04-24T13:50:00Z">
              <w:r>
                <w:rPr>
                  <w:sz w:val="23"/>
                  <w:szCs w:val="23"/>
                </w:rPr>
                <w:t xml:space="preserve">53 </w:t>
              </w:r>
            </w:ins>
          </w:p>
        </w:tc>
        <w:tc>
          <w:tcPr>
            <w:cnfStyle w:val="000010000000" w:firstRow="0" w:lastRow="0" w:firstColumn="0" w:lastColumn="0" w:oddVBand="1" w:evenVBand="0" w:oddHBand="0" w:evenHBand="0" w:firstRowFirstColumn="0" w:firstRowLastColumn="0" w:lastRowFirstColumn="0" w:lastRowLastColumn="0"/>
            <w:tcW w:w="2784" w:type="dxa"/>
            <w:tcPrChange w:id="365" w:author="MSUUSER" w:date="2012-04-24T13:51:00Z">
              <w:tcPr>
                <w:tcW w:w="2344" w:type="dxa"/>
                <w:gridSpan w:val="2"/>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366" w:author="MSUUSER" w:date="2012-04-24T13:50:00Z"/>
                <w:sz w:val="23"/>
                <w:szCs w:val="23"/>
              </w:rPr>
            </w:pPr>
            <w:ins w:id="367" w:author="MSUUSER" w:date="2012-04-24T13:50:00Z">
              <w:r>
                <w:rPr>
                  <w:sz w:val="23"/>
                  <w:szCs w:val="23"/>
                </w:rPr>
                <w:t xml:space="preserve">44 </w:t>
              </w:r>
            </w:ins>
          </w:p>
        </w:tc>
        <w:tc>
          <w:tcPr>
            <w:tcW w:w="2344" w:type="dxa"/>
            <w:gridSpan w:val="2"/>
            <w:tcPrChange w:id="368" w:author="MSUUSER" w:date="2012-04-24T13:51:00Z">
              <w:tcPr>
                <w:tcW w:w="2344" w:type="dxa"/>
              </w:tcPr>
            </w:tcPrChange>
          </w:tcPr>
          <w:p w:rsidR="00C0552D" w:rsidRDefault="00C0552D">
            <w:pPr>
              <w:pStyle w:val="Default"/>
              <w:cnfStyle w:val="000000100000" w:firstRow="0" w:lastRow="0" w:firstColumn="0" w:lastColumn="0" w:oddVBand="0" w:evenVBand="0" w:oddHBand="1" w:evenHBand="0" w:firstRowFirstColumn="0" w:firstRowLastColumn="0" w:lastRowFirstColumn="0" w:lastRowLastColumn="0"/>
              <w:rPr>
                <w:ins w:id="369" w:author="MSUUSER" w:date="2012-04-24T13:50:00Z"/>
                <w:sz w:val="23"/>
                <w:szCs w:val="23"/>
              </w:rPr>
            </w:pPr>
            <w:ins w:id="370" w:author="MSUUSER" w:date="2012-04-24T13:50:00Z">
              <w:r>
                <w:rPr>
                  <w:sz w:val="23"/>
                  <w:szCs w:val="23"/>
                </w:rPr>
                <w:t xml:space="preserve">22 </w:t>
              </w:r>
            </w:ins>
          </w:p>
        </w:tc>
      </w:tr>
      <w:tr w:rsidR="00C0552D" w:rsidTr="00C0552D">
        <w:tblPrEx>
          <w:tblPrExChange w:id="371" w:author="MSUUSER" w:date="2012-04-24T13:51:00Z">
            <w:tblPrEx>
              <w:tblCellMar>
                <w:top w:w="0" w:type="dxa"/>
                <w:bottom w:w="0" w:type="dxa"/>
              </w:tblCellMar>
            </w:tblPrEx>
          </w:tblPrExChange>
        </w:tblPrEx>
        <w:trPr>
          <w:trHeight w:val="309"/>
          <w:ins w:id="372" w:author="MSUUSER" w:date="2012-04-24T13:50:00Z"/>
          <w:trPrChange w:id="373" w:author="MSUUSER" w:date="2012-04-24T13:51:00Z">
            <w:trPr>
              <w:trHeight w:val="309"/>
            </w:trPr>
          </w:trPrChange>
        </w:trPr>
        <w:tc>
          <w:tcPr>
            <w:cnfStyle w:val="000010000000" w:firstRow="0" w:lastRow="0" w:firstColumn="0" w:lastColumn="0" w:oddVBand="1" w:evenVBand="0" w:oddHBand="0" w:evenHBand="0" w:firstRowFirstColumn="0" w:firstRowLastColumn="0" w:lastRowFirstColumn="0" w:lastRowLastColumn="0"/>
            <w:tcW w:w="2344" w:type="dxa"/>
            <w:tcPrChange w:id="374" w:author="MSUUSER" w:date="2012-04-24T13:51:00Z">
              <w:tcPr>
                <w:tcW w:w="2344" w:type="dxa"/>
              </w:tcPr>
            </w:tcPrChange>
          </w:tcPr>
          <w:p w:rsidR="00C0552D" w:rsidRDefault="00C0552D">
            <w:pPr>
              <w:pStyle w:val="Default"/>
              <w:rPr>
                <w:ins w:id="375" w:author="MSUUSER" w:date="2012-04-24T13:50:00Z"/>
                <w:sz w:val="23"/>
                <w:szCs w:val="23"/>
              </w:rPr>
            </w:pPr>
            <w:ins w:id="376" w:author="MSUUSER" w:date="2012-04-24T13:50:00Z">
              <w:r>
                <w:rPr>
                  <w:b/>
                  <w:bCs/>
                  <w:i/>
                  <w:iCs/>
                  <w:sz w:val="23"/>
                  <w:szCs w:val="23"/>
                </w:rPr>
                <w:t xml:space="preserve">Tank Landing Ships/ Amphibious Transport Dock </w:t>
              </w:r>
            </w:ins>
          </w:p>
        </w:tc>
        <w:tc>
          <w:tcPr>
            <w:tcW w:w="1904" w:type="dxa"/>
            <w:tcPrChange w:id="377" w:author="MSUUSER" w:date="2012-04-24T13:51:00Z">
              <w:tcPr>
                <w:tcW w:w="2344" w:type="dxa"/>
                <w:gridSpan w:val="2"/>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378" w:author="MSUUSER" w:date="2012-04-24T13:50:00Z"/>
                <w:sz w:val="23"/>
                <w:szCs w:val="23"/>
              </w:rPr>
            </w:pPr>
            <w:ins w:id="379" w:author="MSUUSER" w:date="2012-04-24T13:50:00Z">
              <w:r>
                <w:rPr>
                  <w:sz w:val="23"/>
                  <w:szCs w:val="23"/>
                </w:rPr>
                <w:t xml:space="preserve">27 </w:t>
              </w:r>
            </w:ins>
          </w:p>
        </w:tc>
        <w:tc>
          <w:tcPr>
            <w:cnfStyle w:val="000010000000" w:firstRow="0" w:lastRow="0" w:firstColumn="0" w:lastColumn="0" w:oddVBand="1" w:evenVBand="0" w:oddHBand="0" w:evenHBand="0" w:firstRowFirstColumn="0" w:firstRowLastColumn="0" w:lastRowFirstColumn="0" w:lastRowLastColumn="0"/>
            <w:tcW w:w="2784" w:type="dxa"/>
            <w:tcPrChange w:id="380" w:author="MSUUSER" w:date="2012-04-24T13:51:00Z">
              <w:tcPr>
                <w:tcW w:w="2344" w:type="dxa"/>
                <w:gridSpan w:val="2"/>
              </w:tcPr>
            </w:tcPrChange>
          </w:tcPr>
          <w:p w:rsidR="00C0552D" w:rsidRDefault="00C0552D">
            <w:pPr>
              <w:pStyle w:val="Default"/>
              <w:rPr>
                <w:ins w:id="381" w:author="MSUUSER" w:date="2012-04-24T13:50:00Z"/>
                <w:sz w:val="23"/>
                <w:szCs w:val="23"/>
              </w:rPr>
            </w:pPr>
            <w:ins w:id="382" w:author="MSUUSER" w:date="2012-04-24T13:50:00Z">
              <w:r>
                <w:rPr>
                  <w:sz w:val="23"/>
                  <w:szCs w:val="23"/>
                </w:rPr>
                <w:t xml:space="preserve">25 </w:t>
              </w:r>
            </w:ins>
          </w:p>
        </w:tc>
        <w:tc>
          <w:tcPr>
            <w:tcW w:w="2344" w:type="dxa"/>
            <w:gridSpan w:val="2"/>
            <w:tcPrChange w:id="383" w:author="MSUUSER" w:date="2012-04-24T13:51:00Z">
              <w:tcPr>
                <w:tcW w:w="2344" w:type="dxa"/>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384" w:author="MSUUSER" w:date="2012-04-24T13:50:00Z"/>
                <w:sz w:val="23"/>
                <w:szCs w:val="23"/>
              </w:rPr>
            </w:pPr>
            <w:ins w:id="385" w:author="MSUUSER" w:date="2012-04-24T13:50:00Z">
              <w:r>
                <w:rPr>
                  <w:sz w:val="23"/>
                  <w:szCs w:val="23"/>
                </w:rPr>
                <w:t xml:space="preserve">12 </w:t>
              </w:r>
            </w:ins>
          </w:p>
        </w:tc>
      </w:tr>
      <w:tr w:rsidR="00C0552D" w:rsidTr="00C0552D">
        <w:tblPrEx>
          <w:tblPrExChange w:id="386" w:author="MSUUSER" w:date="2012-04-24T13:51: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387" w:author="MSUUSER" w:date="2012-04-24T13:50:00Z"/>
          <w:trPrChange w:id="388" w:author="MSUUSER" w:date="2012-04-24T13:51:00Z">
            <w:trPr>
              <w:trHeight w:val="111"/>
            </w:trPr>
          </w:trPrChange>
        </w:trPr>
        <w:tc>
          <w:tcPr>
            <w:cnfStyle w:val="000010000000" w:firstRow="0" w:lastRow="0" w:firstColumn="0" w:lastColumn="0" w:oddVBand="1" w:evenVBand="0" w:oddHBand="0" w:evenHBand="0" w:firstRowFirstColumn="0" w:firstRowLastColumn="0" w:lastRowFirstColumn="0" w:lastRowLastColumn="0"/>
            <w:tcW w:w="2344" w:type="dxa"/>
            <w:tcPrChange w:id="389" w:author="MSUUSER" w:date="2012-04-24T13:51:00Z">
              <w:tcPr>
                <w:tcW w:w="2344" w:type="dxa"/>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390" w:author="MSUUSER" w:date="2012-04-24T13:50:00Z"/>
                <w:sz w:val="23"/>
                <w:szCs w:val="23"/>
              </w:rPr>
            </w:pPr>
            <w:ins w:id="391" w:author="MSUUSER" w:date="2012-04-24T13:50:00Z">
              <w:r>
                <w:rPr>
                  <w:b/>
                  <w:bCs/>
                  <w:i/>
                  <w:iCs/>
                  <w:sz w:val="23"/>
                  <w:szCs w:val="23"/>
                </w:rPr>
                <w:t xml:space="preserve">Medium Landing Ships </w:t>
              </w:r>
            </w:ins>
          </w:p>
        </w:tc>
        <w:tc>
          <w:tcPr>
            <w:tcW w:w="1904" w:type="dxa"/>
            <w:tcPrChange w:id="392" w:author="MSUUSER" w:date="2012-04-24T13:51:00Z">
              <w:tcPr>
                <w:tcW w:w="2344" w:type="dxa"/>
                <w:gridSpan w:val="2"/>
              </w:tcPr>
            </w:tcPrChange>
          </w:tcPr>
          <w:p w:rsidR="00C0552D" w:rsidRDefault="00C0552D">
            <w:pPr>
              <w:pStyle w:val="Default"/>
              <w:cnfStyle w:val="000000100000" w:firstRow="0" w:lastRow="0" w:firstColumn="0" w:lastColumn="0" w:oddVBand="0" w:evenVBand="0" w:oddHBand="1" w:evenHBand="0" w:firstRowFirstColumn="0" w:firstRowLastColumn="0" w:lastRowFirstColumn="0" w:lastRowLastColumn="0"/>
              <w:rPr>
                <w:ins w:id="393" w:author="MSUUSER" w:date="2012-04-24T13:50:00Z"/>
                <w:sz w:val="23"/>
                <w:szCs w:val="23"/>
              </w:rPr>
            </w:pPr>
            <w:ins w:id="394" w:author="MSUUSER" w:date="2012-04-24T13:50:00Z">
              <w:r>
                <w:rPr>
                  <w:sz w:val="23"/>
                  <w:szCs w:val="23"/>
                </w:rPr>
                <w:t xml:space="preserve">28 </w:t>
              </w:r>
            </w:ins>
          </w:p>
        </w:tc>
        <w:tc>
          <w:tcPr>
            <w:cnfStyle w:val="000010000000" w:firstRow="0" w:lastRow="0" w:firstColumn="0" w:lastColumn="0" w:oddVBand="1" w:evenVBand="0" w:oddHBand="0" w:evenHBand="0" w:firstRowFirstColumn="0" w:firstRowLastColumn="0" w:lastRowFirstColumn="0" w:lastRowLastColumn="0"/>
            <w:tcW w:w="2784" w:type="dxa"/>
            <w:tcPrChange w:id="395" w:author="MSUUSER" w:date="2012-04-24T13:51:00Z">
              <w:tcPr>
                <w:tcW w:w="2344" w:type="dxa"/>
                <w:gridSpan w:val="2"/>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396" w:author="MSUUSER" w:date="2012-04-24T13:50:00Z"/>
                <w:sz w:val="23"/>
                <w:szCs w:val="23"/>
              </w:rPr>
            </w:pPr>
            <w:ins w:id="397" w:author="MSUUSER" w:date="2012-04-24T13:50:00Z">
              <w:r>
                <w:rPr>
                  <w:sz w:val="23"/>
                  <w:szCs w:val="23"/>
                </w:rPr>
                <w:t xml:space="preserve">21 </w:t>
              </w:r>
            </w:ins>
          </w:p>
        </w:tc>
        <w:tc>
          <w:tcPr>
            <w:tcW w:w="2344" w:type="dxa"/>
            <w:gridSpan w:val="2"/>
            <w:tcPrChange w:id="398" w:author="MSUUSER" w:date="2012-04-24T13:51:00Z">
              <w:tcPr>
                <w:tcW w:w="2344" w:type="dxa"/>
              </w:tcPr>
            </w:tcPrChange>
          </w:tcPr>
          <w:p w:rsidR="00C0552D" w:rsidRDefault="00C0552D">
            <w:pPr>
              <w:pStyle w:val="Default"/>
              <w:cnfStyle w:val="000000100000" w:firstRow="0" w:lastRow="0" w:firstColumn="0" w:lastColumn="0" w:oddVBand="0" w:evenVBand="0" w:oddHBand="1" w:evenHBand="0" w:firstRowFirstColumn="0" w:firstRowLastColumn="0" w:lastRowFirstColumn="0" w:lastRowLastColumn="0"/>
              <w:rPr>
                <w:ins w:id="399" w:author="MSUUSER" w:date="2012-04-24T13:50:00Z"/>
                <w:sz w:val="23"/>
                <w:szCs w:val="23"/>
              </w:rPr>
            </w:pPr>
            <w:ins w:id="400" w:author="MSUUSER" w:date="2012-04-24T13:50:00Z">
              <w:r>
                <w:rPr>
                  <w:sz w:val="23"/>
                  <w:szCs w:val="23"/>
                </w:rPr>
                <w:t xml:space="preserve">4 </w:t>
              </w:r>
            </w:ins>
          </w:p>
        </w:tc>
      </w:tr>
      <w:tr w:rsidR="00C0552D" w:rsidTr="00C0552D">
        <w:tblPrEx>
          <w:tblPrExChange w:id="401" w:author="MSUUSER" w:date="2012-04-24T13:51:00Z">
            <w:tblPrEx>
              <w:tblCellMar>
                <w:top w:w="0" w:type="dxa"/>
                <w:bottom w:w="0" w:type="dxa"/>
              </w:tblCellMar>
            </w:tblPrEx>
          </w:tblPrExChange>
        </w:tblPrEx>
        <w:trPr>
          <w:trHeight w:val="111"/>
          <w:ins w:id="402" w:author="MSUUSER" w:date="2012-04-24T13:50:00Z"/>
          <w:trPrChange w:id="403" w:author="MSUUSER" w:date="2012-04-24T13:51:00Z">
            <w:trPr>
              <w:trHeight w:val="111"/>
            </w:trPr>
          </w:trPrChange>
        </w:trPr>
        <w:tc>
          <w:tcPr>
            <w:cnfStyle w:val="000010000000" w:firstRow="0" w:lastRow="0" w:firstColumn="0" w:lastColumn="0" w:oddVBand="1" w:evenVBand="0" w:oddHBand="0" w:evenHBand="0" w:firstRowFirstColumn="0" w:firstRowLastColumn="0" w:lastRowFirstColumn="0" w:lastRowLastColumn="0"/>
            <w:tcW w:w="2344" w:type="dxa"/>
            <w:tcPrChange w:id="404" w:author="MSUUSER" w:date="2012-04-24T13:51:00Z">
              <w:tcPr>
                <w:tcW w:w="2344" w:type="dxa"/>
              </w:tcPr>
            </w:tcPrChange>
          </w:tcPr>
          <w:p w:rsidR="00C0552D" w:rsidRDefault="00C0552D">
            <w:pPr>
              <w:pStyle w:val="Default"/>
              <w:rPr>
                <w:ins w:id="405" w:author="MSUUSER" w:date="2012-04-24T13:50:00Z"/>
                <w:sz w:val="23"/>
                <w:szCs w:val="23"/>
              </w:rPr>
            </w:pPr>
            <w:ins w:id="406" w:author="MSUUSER" w:date="2012-04-24T13:50:00Z">
              <w:r>
                <w:rPr>
                  <w:b/>
                  <w:bCs/>
                  <w:i/>
                  <w:iCs/>
                  <w:sz w:val="23"/>
                  <w:szCs w:val="23"/>
                </w:rPr>
                <w:t xml:space="preserve">Diesel Attack Submarines </w:t>
              </w:r>
            </w:ins>
          </w:p>
        </w:tc>
        <w:tc>
          <w:tcPr>
            <w:tcW w:w="1904" w:type="dxa"/>
            <w:tcPrChange w:id="407" w:author="MSUUSER" w:date="2012-04-24T13:51:00Z">
              <w:tcPr>
                <w:tcW w:w="2344" w:type="dxa"/>
                <w:gridSpan w:val="2"/>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408" w:author="MSUUSER" w:date="2012-04-24T13:50:00Z"/>
                <w:sz w:val="23"/>
                <w:szCs w:val="23"/>
              </w:rPr>
            </w:pPr>
            <w:ins w:id="409" w:author="MSUUSER" w:date="2012-04-24T13:50:00Z">
              <w:r>
                <w:rPr>
                  <w:sz w:val="23"/>
                  <w:szCs w:val="23"/>
                </w:rPr>
                <w:t xml:space="preserve">49 </w:t>
              </w:r>
            </w:ins>
          </w:p>
        </w:tc>
        <w:tc>
          <w:tcPr>
            <w:cnfStyle w:val="000010000000" w:firstRow="0" w:lastRow="0" w:firstColumn="0" w:lastColumn="0" w:oddVBand="1" w:evenVBand="0" w:oddHBand="0" w:evenHBand="0" w:firstRowFirstColumn="0" w:firstRowLastColumn="0" w:lastRowFirstColumn="0" w:lastRowLastColumn="0"/>
            <w:tcW w:w="2784" w:type="dxa"/>
            <w:tcPrChange w:id="410" w:author="MSUUSER" w:date="2012-04-24T13:51:00Z">
              <w:tcPr>
                <w:tcW w:w="2344" w:type="dxa"/>
                <w:gridSpan w:val="2"/>
              </w:tcPr>
            </w:tcPrChange>
          </w:tcPr>
          <w:p w:rsidR="00C0552D" w:rsidRDefault="00C0552D">
            <w:pPr>
              <w:pStyle w:val="Default"/>
              <w:rPr>
                <w:ins w:id="411" w:author="MSUUSER" w:date="2012-04-24T13:50:00Z"/>
                <w:sz w:val="23"/>
                <w:szCs w:val="23"/>
              </w:rPr>
            </w:pPr>
            <w:ins w:id="412" w:author="MSUUSER" w:date="2012-04-24T13:50:00Z">
              <w:r>
                <w:rPr>
                  <w:sz w:val="23"/>
                  <w:szCs w:val="23"/>
                </w:rPr>
                <w:t xml:space="preserve">33 </w:t>
              </w:r>
            </w:ins>
          </w:p>
        </w:tc>
        <w:tc>
          <w:tcPr>
            <w:tcW w:w="2344" w:type="dxa"/>
            <w:gridSpan w:val="2"/>
            <w:tcPrChange w:id="413" w:author="MSUUSER" w:date="2012-04-24T13:51:00Z">
              <w:tcPr>
                <w:tcW w:w="2344" w:type="dxa"/>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414" w:author="MSUUSER" w:date="2012-04-24T13:50:00Z"/>
                <w:sz w:val="23"/>
                <w:szCs w:val="23"/>
              </w:rPr>
            </w:pPr>
            <w:ins w:id="415" w:author="MSUUSER" w:date="2012-04-24T13:50:00Z">
              <w:r>
                <w:rPr>
                  <w:sz w:val="23"/>
                  <w:szCs w:val="23"/>
                </w:rPr>
                <w:t xml:space="preserve">4 </w:t>
              </w:r>
            </w:ins>
          </w:p>
        </w:tc>
      </w:tr>
      <w:tr w:rsidR="00C0552D" w:rsidTr="00C0552D">
        <w:tblPrEx>
          <w:tblPrExChange w:id="416" w:author="MSUUSER" w:date="2012-04-24T13:51: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1"/>
          <w:ins w:id="417" w:author="MSUUSER" w:date="2012-04-24T13:50:00Z"/>
          <w:trPrChange w:id="418" w:author="MSUUSER" w:date="2012-04-24T13:51:00Z">
            <w:trPr>
              <w:trHeight w:val="111"/>
            </w:trPr>
          </w:trPrChange>
        </w:trPr>
        <w:tc>
          <w:tcPr>
            <w:cnfStyle w:val="000010000000" w:firstRow="0" w:lastRow="0" w:firstColumn="0" w:lastColumn="0" w:oddVBand="1" w:evenVBand="0" w:oddHBand="0" w:evenHBand="0" w:firstRowFirstColumn="0" w:firstRowLastColumn="0" w:lastRowFirstColumn="0" w:lastRowLastColumn="0"/>
            <w:tcW w:w="2344" w:type="dxa"/>
            <w:tcPrChange w:id="419" w:author="MSUUSER" w:date="2012-04-24T13:51:00Z">
              <w:tcPr>
                <w:tcW w:w="2344" w:type="dxa"/>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420" w:author="MSUUSER" w:date="2012-04-24T13:50:00Z"/>
                <w:sz w:val="23"/>
                <w:szCs w:val="23"/>
              </w:rPr>
            </w:pPr>
            <w:ins w:id="421" w:author="MSUUSER" w:date="2012-04-24T13:50:00Z">
              <w:r>
                <w:rPr>
                  <w:b/>
                  <w:bCs/>
                  <w:i/>
                  <w:iCs/>
                  <w:sz w:val="23"/>
                  <w:szCs w:val="23"/>
                </w:rPr>
                <w:t xml:space="preserve">Nuclear Attack Submarines </w:t>
              </w:r>
            </w:ins>
          </w:p>
        </w:tc>
        <w:tc>
          <w:tcPr>
            <w:tcW w:w="1904" w:type="dxa"/>
            <w:tcPrChange w:id="422" w:author="MSUUSER" w:date="2012-04-24T13:51:00Z">
              <w:tcPr>
                <w:tcW w:w="2344" w:type="dxa"/>
                <w:gridSpan w:val="2"/>
              </w:tcPr>
            </w:tcPrChange>
          </w:tcPr>
          <w:p w:rsidR="00C0552D" w:rsidRDefault="00C0552D">
            <w:pPr>
              <w:pStyle w:val="Default"/>
              <w:cnfStyle w:val="000000100000" w:firstRow="0" w:lastRow="0" w:firstColumn="0" w:lastColumn="0" w:oddVBand="0" w:evenVBand="0" w:oddHBand="1" w:evenHBand="0" w:firstRowFirstColumn="0" w:firstRowLastColumn="0" w:lastRowFirstColumn="0" w:lastRowLastColumn="0"/>
              <w:rPr>
                <w:ins w:id="423" w:author="MSUUSER" w:date="2012-04-24T13:50:00Z"/>
                <w:sz w:val="23"/>
                <w:szCs w:val="23"/>
              </w:rPr>
            </w:pPr>
            <w:ins w:id="424" w:author="MSUUSER" w:date="2012-04-24T13:50:00Z">
              <w:r>
                <w:rPr>
                  <w:sz w:val="23"/>
                  <w:szCs w:val="23"/>
                </w:rPr>
                <w:t xml:space="preserve">5 </w:t>
              </w:r>
            </w:ins>
          </w:p>
        </w:tc>
        <w:tc>
          <w:tcPr>
            <w:cnfStyle w:val="000010000000" w:firstRow="0" w:lastRow="0" w:firstColumn="0" w:lastColumn="0" w:oddVBand="1" w:evenVBand="0" w:oddHBand="0" w:evenHBand="0" w:firstRowFirstColumn="0" w:firstRowLastColumn="0" w:lastRowFirstColumn="0" w:lastRowLastColumn="0"/>
            <w:tcW w:w="2784" w:type="dxa"/>
            <w:tcPrChange w:id="425" w:author="MSUUSER" w:date="2012-04-24T13:51:00Z">
              <w:tcPr>
                <w:tcW w:w="2344" w:type="dxa"/>
                <w:gridSpan w:val="2"/>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426" w:author="MSUUSER" w:date="2012-04-24T13:50:00Z"/>
                <w:sz w:val="23"/>
                <w:szCs w:val="23"/>
              </w:rPr>
            </w:pPr>
            <w:ins w:id="427" w:author="MSUUSER" w:date="2012-04-24T13:50:00Z">
              <w:r>
                <w:rPr>
                  <w:sz w:val="23"/>
                  <w:szCs w:val="23"/>
                </w:rPr>
                <w:t xml:space="preserve">2 </w:t>
              </w:r>
            </w:ins>
          </w:p>
        </w:tc>
        <w:tc>
          <w:tcPr>
            <w:tcW w:w="2344" w:type="dxa"/>
            <w:gridSpan w:val="2"/>
            <w:tcPrChange w:id="428" w:author="MSUUSER" w:date="2012-04-24T13:51:00Z">
              <w:tcPr>
                <w:tcW w:w="2344" w:type="dxa"/>
              </w:tcPr>
            </w:tcPrChange>
          </w:tcPr>
          <w:p w:rsidR="00C0552D" w:rsidRDefault="00C0552D">
            <w:pPr>
              <w:pStyle w:val="Default"/>
              <w:cnfStyle w:val="000000100000" w:firstRow="0" w:lastRow="0" w:firstColumn="0" w:lastColumn="0" w:oddVBand="0" w:evenVBand="0" w:oddHBand="1" w:evenHBand="0" w:firstRowFirstColumn="0" w:firstRowLastColumn="0" w:lastRowFirstColumn="0" w:lastRowLastColumn="0"/>
              <w:rPr>
                <w:ins w:id="429" w:author="MSUUSER" w:date="2012-04-24T13:50:00Z"/>
                <w:sz w:val="23"/>
                <w:szCs w:val="23"/>
              </w:rPr>
            </w:pPr>
            <w:ins w:id="430" w:author="MSUUSER" w:date="2012-04-24T13:50:00Z">
              <w:r>
                <w:rPr>
                  <w:sz w:val="23"/>
                  <w:szCs w:val="23"/>
                </w:rPr>
                <w:t xml:space="preserve">0 </w:t>
              </w:r>
            </w:ins>
          </w:p>
        </w:tc>
      </w:tr>
      <w:tr w:rsidR="00C0552D" w:rsidTr="00C0552D">
        <w:tblPrEx>
          <w:tblPrExChange w:id="431" w:author="MSUUSER" w:date="2012-04-24T13:51:00Z">
            <w:tblPrEx>
              <w:tblCellMar>
                <w:top w:w="0" w:type="dxa"/>
                <w:bottom w:w="0" w:type="dxa"/>
              </w:tblCellMar>
            </w:tblPrEx>
          </w:tblPrExChange>
        </w:tblPrEx>
        <w:trPr>
          <w:trHeight w:val="111"/>
          <w:ins w:id="432" w:author="MSUUSER" w:date="2012-04-24T13:50:00Z"/>
          <w:trPrChange w:id="433" w:author="MSUUSER" w:date="2012-04-24T13:51:00Z">
            <w:trPr>
              <w:trHeight w:val="111"/>
            </w:trPr>
          </w:trPrChange>
        </w:trPr>
        <w:tc>
          <w:tcPr>
            <w:cnfStyle w:val="000010000000" w:firstRow="0" w:lastRow="0" w:firstColumn="0" w:lastColumn="0" w:oddVBand="1" w:evenVBand="0" w:oddHBand="0" w:evenHBand="0" w:firstRowFirstColumn="0" w:firstRowLastColumn="0" w:lastRowFirstColumn="0" w:lastRowLastColumn="0"/>
            <w:tcW w:w="2344" w:type="dxa"/>
            <w:tcPrChange w:id="434" w:author="MSUUSER" w:date="2012-04-24T13:51:00Z">
              <w:tcPr>
                <w:tcW w:w="2344" w:type="dxa"/>
              </w:tcPr>
            </w:tcPrChange>
          </w:tcPr>
          <w:p w:rsidR="00C0552D" w:rsidRDefault="00C0552D">
            <w:pPr>
              <w:pStyle w:val="Default"/>
              <w:rPr>
                <w:ins w:id="435" w:author="MSUUSER" w:date="2012-04-24T13:50:00Z"/>
                <w:sz w:val="23"/>
                <w:szCs w:val="23"/>
              </w:rPr>
            </w:pPr>
            <w:ins w:id="436" w:author="MSUUSER" w:date="2012-04-24T13:50:00Z">
              <w:r>
                <w:rPr>
                  <w:b/>
                  <w:bCs/>
                  <w:i/>
                  <w:iCs/>
                  <w:sz w:val="23"/>
                  <w:szCs w:val="23"/>
                </w:rPr>
                <w:t xml:space="preserve">Coastal Patrol (Missile) </w:t>
              </w:r>
            </w:ins>
          </w:p>
        </w:tc>
        <w:tc>
          <w:tcPr>
            <w:tcW w:w="1904" w:type="dxa"/>
            <w:tcPrChange w:id="437" w:author="MSUUSER" w:date="2012-04-24T13:51:00Z">
              <w:tcPr>
                <w:tcW w:w="2344" w:type="dxa"/>
                <w:gridSpan w:val="2"/>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438" w:author="MSUUSER" w:date="2012-04-24T13:50:00Z"/>
                <w:sz w:val="23"/>
                <w:szCs w:val="23"/>
              </w:rPr>
            </w:pPr>
            <w:ins w:id="439" w:author="MSUUSER" w:date="2012-04-24T13:50:00Z">
              <w:r>
                <w:rPr>
                  <w:sz w:val="23"/>
                  <w:szCs w:val="23"/>
                </w:rPr>
                <w:t xml:space="preserve">86 </w:t>
              </w:r>
            </w:ins>
          </w:p>
        </w:tc>
        <w:tc>
          <w:tcPr>
            <w:cnfStyle w:val="000010000000" w:firstRow="0" w:lastRow="0" w:firstColumn="0" w:lastColumn="0" w:oddVBand="1" w:evenVBand="0" w:oddHBand="0" w:evenHBand="0" w:firstRowFirstColumn="0" w:firstRowLastColumn="0" w:lastRowFirstColumn="0" w:lastRowLastColumn="0"/>
            <w:tcW w:w="2784" w:type="dxa"/>
            <w:tcPrChange w:id="440" w:author="MSUUSER" w:date="2012-04-24T13:51:00Z">
              <w:tcPr>
                <w:tcW w:w="2344" w:type="dxa"/>
                <w:gridSpan w:val="2"/>
              </w:tcPr>
            </w:tcPrChange>
          </w:tcPr>
          <w:p w:rsidR="00C0552D" w:rsidRDefault="00C0552D">
            <w:pPr>
              <w:pStyle w:val="Default"/>
              <w:rPr>
                <w:ins w:id="441" w:author="MSUUSER" w:date="2012-04-24T13:50:00Z"/>
                <w:sz w:val="23"/>
                <w:szCs w:val="23"/>
              </w:rPr>
            </w:pPr>
            <w:ins w:id="442" w:author="MSUUSER" w:date="2012-04-24T13:50:00Z">
              <w:r>
                <w:rPr>
                  <w:sz w:val="23"/>
                  <w:szCs w:val="23"/>
                </w:rPr>
                <w:t xml:space="preserve">68 </w:t>
              </w:r>
            </w:ins>
          </w:p>
        </w:tc>
        <w:tc>
          <w:tcPr>
            <w:tcW w:w="2344" w:type="dxa"/>
            <w:gridSpan w:val="2"/>
            <w:tcPrChange w:id="443" w:author="MSUUSER" w:date="2012-04-24T13:51:00Z">
              <w:tcPr>
                <w:tcW w:w="2344" w:type="dxa"/>
              </w:tcPr>
            </w:tcPrChange>
          </w:tcPr>
          <w:p w:rsidR="00C0552D" w:rsidRDefault="00C0552D">
            <w:pPr>
              <w:pStyle w:val="Default"/>
              <w:cnfStyle w:val="000000000000" w:firstRow="0" w:lastRow="0" w:firstColumn="0" w:lastColumn="0" w:oddVBand="0" w:evenVBand="0" w:oddHBand="0" w:evenHBand="0" w:firstRowFirstColumn="0" w:firstRowLastColumn="0" w:lastRowFirstColumn="0" w:lastRowLastColumn="0"/>
              <w:rPr>
                <w:ins w:id="444" w:author="MSUUSER" w:date="2012-04-24T13:50:00Z"/>
                <w:sz w:val="23"/>
                <w:szCs w:val="23"/>
              </w:rPr>
            </w:pPr>
            <w:ins w:id="445" w:author="MSUUSER" w:date="2012-04-24T13:50:00Z">
              <w:r>
                <w:rPr>
                  <w:sz w:val="23"/>
                  <w:szCs w:val="23"/>
                </w:rPr>
                <w:t xml:space="preserve">61 </w:t>
              </w:r>
            </w:ins>
          </w:p>
        </w:tc>
      </w:tr>
      <w:tr w:rsidR="00C0552D" w:rsidTr="00C0552D">
        <w:tblPrEx>
          <w:tblPrExChange w:id="446" w:author="MSUUSER" w:date="2012-04-24T13:51: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436"/>
          <w:ins w:id="447" w:author="MSUUSER" w:date="2012-04-24T13:50:00Z"/>
          <w:trPrChange w:id="448" w:author="MSUUSER" w:date="2012-04-24T13:51:00Z">
            <w:trPr>
              <w:trHeight w:val="436"/>
            </w:trPr>
          </w:trPrChange>
        </w:trPr>
        <w:tc>
          <w:tcPr>
            <w:cnfStyle w:val="000010000000" w:firstRow="0" w:lastRow="0" w:firstColumn="0" w:lastColumn="0" w:oddVBand="1" w:evenVBand="0" w:oddHBand="0" w:evenHBand="0" w:firstRowFirstColumn="0" w:firstRowLastColumn="0" w:lastRowFirstColumn="0" w:lastRowLastColumn="0"/>
            <w:tcW w:w="9376" w:type="dxa"/>
            <w:gridSpan w:val="5"/>
            <w:tcPrChange w:id="449" w:author="MSUUSER" w:date="2012-04-24T13:51:00Z">
              <w:tcPr>
                <w:tcW w:w="9376" w:type="dxa"/>
                <w:gridSpan w:val="6"/>
              </w:tcPr>
            </w:tcPrChange>
          </w:tcPr>
          <w:p w:rsidR="00C0552D" w:rsidRDefault="00C0552D">
            <w:pPr>
              <w:pStyle w:val="Default"/>
              <w:cnfStyle w:val="000010100000" w:firstRow="0" w:lastRow="0" w:firstColumn="0" w:lastColumn="0" w:oddVBand="1" w:evenVBand="0" w:oddHBand="1" w:evenHBand="0" w:firstRowFirstColumn="0" w:firstRowLastColumn="0" w:lastRowFirstColumn="0" w:lastRowLastColumn="0"/>
              <w:rPr>
                <w:ins w:id="450" w:author="MSUUSER" w:date="2012-04-24T13:50:00Z"/>
                <w:sz w:val="20"/>
                <w:szCs w:val="20"/>
              </w:rPr>
            </w:pPr>
            <w:ins w:id="451" w:author="MSUUSER" w:date="2012-04-24T13:50:00Z">
              <w:r>
                <w:rPr>
                  <w:b/>
                  <w:bCs/>
                  <w:sz w:val="20"/>
                  <w:szCs w:val="20"/>
                </w:rPr>
                <w:t xml:space="preserve">Note: </w:t>
              </w:r>
              <w:r>
                <w:rPr>
                  <w:sz w:val="20"/>
                  <w:szCs w:val="20"/>
                </w:rPr>
                <w:t xml:space="preserve">The PLA Navy has the largest force of principal combatants, submarines, and amphibious warfare ships in Asia. After years of neglect, the force of missile-armed patrol craft is also growing. In the event of a major Taiwan conflict, the East and South Sea Fleets would be expected to participate in direct action against the Taiwan Navy. The North Sea Fleet would be responsible primarily for protecting Beijing and the northern coast, but could provide </w:t>
              </w:r>
            </w:ins>
            <w:ins w:id="452" w:author="MSUUSER" w:date="2012-04-24T13:52:00Z">
              <w:r>
                <w:rPr>
                  <w:sz w:val="20"/>
                  <w:szCs w:val="20"/>
                </w:rPr>
                <w:t xml:space="preserve">mission-critical assets to support other fleets. </w:t>
              </w:r>
            </w:ins>
          </w:p>
        </w:tc>
      </w:tr>
    </w:tbl>
    <w:p w:rsidR="00085185" w:rsidRDefault="00085185">
      <w:pPr>
        <w:rPr>
          <w:ins w:id="453" w:author="MSUUSER" w:date="2012-04-24T13:53:00Z"/>
          <w:rFonts w:asciiTheme="majorHAnsi" w:hAnsiTheme="majorHAnsi"/>
          <w:b/>
          <w:sz w:val="24"/>
          <w:szCs w:val="24"/>
        </w:rPr>
      </w:pPr>
    </w:p>
    <w:p w:rsidR="00085185" w:rsidRDefault="00085185" w:rsidP="00085185">
      <w:pPr>
        <w:jc w:val="center"/>
        <w:rPr>
          <w:ins w:id="454" w:author="MSUUSER" w:date="2012-04-24T14:01:00Z"/>
          <w:rFonts w:asciiTheme="majorHAnsi" w:hAnsiTheme="majorHAnsi"/>
          <w:b/>
          <w:sz w:val="24"/>
          <w:szCs w:val="24"/>
        </w:rPr>
        <w:pPrChange w:id="455" w:author="MSUUSER" w:date="2012-04-24T13:58:00Z">
          <w:pPr/>
        </w:pPrChange>
      </w:pPr>
      <w:ins w:id="456" w:author="MSUUSER" w:date="2012-04-24T13:58:00Z">
        <w:r w:rsidRPr="00A114DC">
          <w:rPr>
            <w:rFonts w:asciiTheme="majorHAnsi" w:hAnsiTheme="majorHAnsi"/>
            <w:b/>
            <w:sz w:val="24"/>
            <w:szCs w:val="24"/>
          </w:rPr>
          <w:lastRenderedPageBreak/>
          <w:t xml:space="preserve">Major </w:t>
        </w:r>
        <w:r>
          <w:rPr>
            <w:rFonts w:asciiTheme="majorHAnsi" w:hAnsiTheme="majorHAnsi"/>
            <w:b/>
            <w:sz w:val="24"/>
            <w:szCs w:val="24"/>
          </w:rPr>
          <w:t>Naval</w:t>
        </w:r>
        <w:r w:rsidRPr="00A114DC">
          <w:rPr>
            <w:rFonts w:asciiTheme="majorHAnsi" w:hAnsiTheme="majorHAnsi"/>
            <w:b/>
            <w:sz w:val="24"/>
            <w:szCs w:val="24"/>
          </w:rPr>
          <w:t xml:space="preserve"> Units</w:t>
        </w:r>
        <w:r>
          <w:rPr>
            <w:rFonts w:asciiTheme="majorHAnsi" w:hAnsiTheme="majorHAnsi"/>
            <w:b/>
            <w:noProof/>
            <w:sz w:val="24"/>
            <w:szCs w:val="24"/>
          </w:rPr>
          <w:drawing>
            <wp:inline distT="0" distB="0" distL="0" distR="0" wp14:anchorId="2A422A6A" wp14:editId="4761E0AD">
              <wp:extent cx="5943600" cy="45854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85419"/>
                      </a:xfrm>
                      <a:prstGeom prst="rect">
                        <a:avLst/>
                      </a:prstGeom>
                      <a:noFill/>
                      <a:ln>
                        <a:noFill/>
                      </a:ln>
                    </pic:spPr>
                  </pic:pic>
                </a:graphicData>
              </a:graphic>
            </wp:inline>
          </w:drawing>
        </w:r>
      </w:ins>
    </w:p>
    <w:p w:rsidR="00085185" w:rsidRDefault="00085185">
      <w:pPr>
        <w:rPr>
          <w:ins w:id="457" w:author="MSUUSER" w:date="2012-04-24T14:01:00Z"/>
          <w:rFonts w:asciiTheme="majorHAnsi" w:hAnsiTheme="majorHAnsi"/>
          <w:b/>
          <w:sz w:val="24"/>
          <w:szCs w:val="24"/>
        </w:rPr>
      </w:pPr>
      <w:ins w:id="458" w:author="MSUUSER" w:date="2012-04-24T14:01:00Z">
        <w:r>
          <w:rPr>
            <w:rFonts w:asciiTheme="majorHAnsi" w:hAnsiTheme="majorHAnsi"/>
            <w:b/>
            <w:sz w:val="24"/>
            <w:szCs w:val="24"/>
          </w:rPr>
          <w:br w:type="page"/>
        </w:r>
      </w:ins>
    </w:p>
    <w:tbl>
      <w:tblPr>
        <w:tblStyle w:val="LightList-Accent1"/>
        <w:tblW w:w="0" w:type="auto"/>
        <w:tblLayout w:type="fixed"/>
        <w:tblLook w:val="0000" w:firstRow="0" w:lastRow="0" w:firstColumn="0" w:lastColumn="0" w:noHBand="0" w:noVBand="0"/>
        <w:tblPrChange w:id="459" w:author="MSUUSER" w:date="2012-04-24T13:53:00Z">
          <w:tblPr>
            <w:tblW w:w="0" w:type="auto"/>
            <w:tblBorders>
              <w:top w:val="nil"/>
              <w:left w:val="nil"/>
              <w:bottom w:val="nil"/>
              <w:right w:val="nil"/>
            </w:tblBorders>
            <w:tblLayout w:type="fixed"/>
            <w:tblLook w:val="0000" w:firstRow="0" w:lastRow="0" w:firstColumn="0" w:lastColumn="0" w:noHBand="0" w:noVBand="0"/>
          </w:tblPr>
        </w:tblPrChange>
      </w:tblPr>
      <w:tblGrid>
        <w:gridCol w:w="2290"/>
        <w:gridCol w:w="1238"/>
        <w:gridCol w:w="3342"/>
        <w:gridCol w:w="2290"/>
        <w:tblGridChange w:id="460">
          <w:tblGrid>
            <w:gridCol w:w="2290"/>
            <w:gridCol w:w="2290"/>
            <w:gridCol w:w="2290"/>
            <w:gridCol w:w="2290"/>
          </w:tblGrid>
        </w:tblGridChange>
      </w:tblGrid>
      <w:tr w:rsidR="00085185" w:rsidTr="00085185">
        <w:tblPrEx>
          <w:tblPrExChange w:id="461" w:author="MSUUSER" w:date="2012-04-24T13:5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2"/>
          <w:ins w:id="462" w:author="MSUUSER" w:date="2012-04-24T13:53:00Z"/>
          <w:trPrChange w:id="463" w:author="MSUUSER" w:date="2012-04-24T13:53:00Z">
            <w:trPr>
              <w:trHeight w:val="102"/>
            </w:trPr>
          </w:trPrChange>
        </w:trPr>
        <w:tc>
          <w:tcPr>
            <w:cnfStyle w:val="000010000000" w:firstRow="0" w:lastRow="0" w:firstColumn="0" w:lastColumn="0" w:oddVBand="1" w:evenVBand="0" w:oddHBand="0" w:evenHBand="0" w:firstRowFirstColumn="0" w:firstRowLastColumn="0" w:lastRowFirstColumn="0" w:lastRowLastColumn="0"/>
            <w:tcW w:w="9160" w:type="dxa"/>
            <w:gridSpan w:val="4"/>
            <w:tcPrChange w:id="464" w:author="MSUUSER" w:date="2012-04-24T13:53:00Z">
              <w:tcPr>
                <w:tcW w:w="9160" w:type="dxa"/>
                <w:gridSpan w:val="4"/>
              </w:tcPr>
            </w:tcPrChange>
          </w:tcPr>
          <w:p w:rsidR="00085185" w:rsidRDefault="00085185" w:rsidP="00085185">
            <w:pPr>
              <w:pStyle w:val="Default"/>
              <w:jc w:val="center"/>
              <w:cnfStyle w:val="000010100000" w:firstRow="0" w:lastRow="0" w:firstColumn="0" w:lastColumn="0" w:oddVBand="1" w:evenVBand="0" w:oddHBand="1" w:evenHBand="0" w:firstRowFirstColumn="0" w:firstRowLastColumn="0" w:lastRowFirstColumn="0" w:lastRowLastColumn="0"/>
              <w:rPr>
                <w:ins w:id="465" w:author="MSUUSER" w:date="2012-04-24T13:53:00Z"/>
                <w:sz w:val="23"/>
                <w:szCs w:val="23"/>
              </w:rPr>
              <w:pPrChange w:id="466" w:author="MSUUSER" w:date="2012-04-24T13:53:00Z">
                <w:pPr>
                  <w:pStyle w:val="Default"/>
                  <w:cnfStyle w:val="000010100000" w:firstRow="0" w:lastRow="0" w:firstColumn="0" w:lastColumn="0" w:oddVBand="1" w:evenVBand="0" w:oddHBand="1" w:evenHBand="0" w:firstRowFirstColumn="0" w:firstRowLastColumn="0" w:lastRowFirstColumn="0" w:lastRowLastColumn="0"/>
                </w:pPr>
              </w:pPrChange>
            </w:pPr>
            <w:ins w:id="467" w:author="MSUUSER" w:date="2012-04-24T13:53:00Z">
              <w:r>
                <w:rPr>
                  <w:b/>
                  <w:bCs/>
                  <w:sz w:val="23"/>
                  <w:szCs w:val="23"/>
                </w:rPr>
                <w:lastRenderedPageBreak/>
                <w:t>Taiwan Strait Military Balance, Air Forces</w:t>
              </w:r>
            </w:ins>
          </w:p>
        </w:tc>
      </w:tr>
      <w:tr w:rsidR="00085185" w:rsidTr="00085185">
        <w:tblPrEx>
          <w:tblPrExChange w:id="468" w:author="MSUUSER" w:date="2012-04-24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bottom w:w="0" w:type="dxa"/>
              </w:tblCellMar>
            </w:tblPrEx>
          </w:tblPrExChange>
        </w:tblPrEx>
        <w:trPr>
          <w:trHeight w:val="232"/>
          <w:ins w:id="469" w:author="MSUUSER" w:date="2012-04-24T13:53:00Z"/>
          <w:trPrChange w:id="470" w:author="MSUUSER" w:date="2012-04-24T13:55:00Z">
            <w:trPr>
              <w:trHeight w:val="102"/>
            </w:trPr>
          </w:trPrChange>
        </w:trPr>
        <w:tc>
          <w:tcPr>
            <w:cnfStyle w:val="000010000000" w:firstRow="0" w:lastRow="0" w:firstColumn="0" w:lastColumn="0" w:oddVBand="1" w:evenVBand="0" w:oddHBand="0" w:evenHBand="0" w:firstRowFirstColumn="0" w:firstRowLastColumn="0" w:lastRowFirstColumn="0" w:lastRowLastColumn="0"/>
            <w:tcW w:w="6870" w:type="dxa"/>
            <w:gridSpan w:val="3"/>
            <w:tcBorders>
              <w:right w:val="single" w:sz="4" w:space="0" w:color="4F81BD" w:themeColor="accent1"/>
            </w:tcBorders>
            <w:tcPrChange w:id="471" w:author="MSUUSER" w:date="2012-04-24T13:55:00Z">
              <w:tcPr>
                <w:tcW w:w="6870" w:type="dxa"/>
                <w:gridSpan w:val="3"/>
                <w:tcBorders>
                  <w:right w:val="single" w:sz="4" w:space="0" w:color="4F81BD" w:themeColor="accent1"/>
                </w:tcBorders>
              </w:tcPr>
            </w:tcPrChange>
          </w:tcPr>
          <w:p w:rsidR="00085185" w:rsidRDefault="00085185" w:rsidP="00085185">
            <w:pPr>
              <w:pStyle w:val="Default"/>
              <w:jc w:val="center"/>
              <w:rPr>
                <w:ins w:id="472" w:author="MSUUSER" w:date="2012-04-24T13:53:00Z"/>
                <w:sz w:val="23"/>
                <w:szCs w:val="23"/>
              </w:rPr>
              <w:pPrChange w:id="473" w:author="MSUUSER" w:date="2012-04-24T13:55:00Z">
                <w:pPr>
                  <w:pStyle w:val="Default"/>
                </w:pPr>
              </w:pPrChange>
            </w:pPr>
            <w:ins w:id="474" w:author="MSUUSER" w:date="2012-04-24T13:53:00Z">
              <w:r>
                <w:rPr>
                  <w:b/>
                  <w:bCs/>
                  <w:sz w:val="23"/>
                  <w:szCs w:val="23"/>
                </w:rPr>
                <w:t>China</w:t>
              </w:r>
            </w:ins>
          </w:p>
        </w:tc>
        <w:tc>
          <w:tcPr>
            <w:tcW w:w="2290" w:type="dxa"/>
            <w:tcBorders>
              <w:left w:val="single" w:sz="4" w:space="0" w:color="4F81BD" w:themeColor="accent1"/>
            </w:tcBorders>
            <w:tcPrChange w:id="475" w:author="MSUUSER" w:date="2012-04-24T13:55:00Z">
              <w:tcPr>
                <w:tcW w:w="2290" w:type="dxa"/>
                <w:tcBorders>
                  <w:left w:val="single" w:sz="4" w:space="0" w:color="4F81BD" w:themeColor="accent1"/>
                </w:tcBorders>
              </w:tcPr>
            </w:tcPrChange>
          </w:tcPr>
          <w:p w:rsidR="00085185" w:rsidDel="00085185" w:rsidRDefault="00085185">
            <w:pPr>
              <w:cnfStyle w:val="000000000000" w:firstRow="0" w:lastRow="0" w:firstColumn="0" w:lastColumn="0" w:oddVBand="0" w:evenVBand="0" w:oddHBand="0" w:evenHBand="0" w:firstRowFirstColumn="0" w:firstRowLastColumn="0" w:lastRowFirstColumn="0" w:lastRowLastColumn="0"/>
              <w:rPr>
                <w:del w:id="476" w:author="MSUUSER" w:date="2012-04-24T13:55:00Z"/>
                <w:rFonts w:ascii="Times New Roman" w:hAnsi="Times New Roman" w:cs="Times New Roman"/>
                <w:color w:val="000000"/>
                <w:sz w:val="23"/>
                <w:szCs w:val="23"/>
              </w:rPr>
            </w:pPr>
          </w:p>
          <w:p w:rsidR="00085185" w:rsidRDefault="00085185" w:rsidP="00085185">
            <w:pPr>
              <w:pStyle w:val="Default"/>
              <w:cnfStyle w:val="000000000000" w:firstRow="0" w:lastRow="0" w:firstColumn="0" w:lastColumn="0" w:oddVBand="0" w:evenVBand="0" w:oddHBand="0" w:evenHBand="0" w:firstRowFirstColumn="0" w:firstRowLastColumn="0" w:lastRowFirstColumn="0" w:lastRowLastColumn="0"/>
              <w:rPr>
                <w:ins w:id="477" w:author="MSUUSER" w:date="2012-04-24T13:53:00Z"/>
                <w:sz w:val="23"/>
                <w:szCs w:val="23"/>
              </w:rPr>
            </w:pPr>
            <w:ins w:id="478" w:author="MSUUSER" w:date="2012-04-24T13:55:00Z">
              <w:r>
                <w:rPr>
                  <w:b/>
                  <w:bCs/>
                  <w:sz w:val="23"/>
                  <w:szCs w:val="23"/>
                </w:rPr>
                <w:t>Taiwan</w:t>
              </w:r>
            </w:ins>
          </w:p>
        </w:tc>
      </w:tr>
      <w:tr w:rsidR="00085185" w:rsidTr="00085185">
        <w:tblPrEx>
          <w:tblPrExChange w:id="479" w:author="MSUUSER" w:date="2012-04-24T13:54: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238"/>
          <w:ins w:id="480" w:author="MSUUSER" w:date="2012-04-24T13:53:00Z"/>
          <w:trPrChange w:id="481" w:author="MSUUSER" w:date="2012-04-24T13:54:00Z">
            <w:trPr>
              <w:trHeight w:val="238"/>
            </w:trPr>
          </w:trPrChange>
        </w:trPr>
        <w:tc>
          <w:tcPr>
            <w:cnfStyle w:val="000010000000" w:firstRow="0" w:lastRow="0" w:firstColumn="0" w:lastColumn="0" w:oddVBand="1" w:evenVBand="0" w:oddHBand="0" w:evenHBand="0" w:firstRowFirstColumn="0" w:firstRowLastColumn="0" w:lastRowFirstColumn="0" w:lastRowLastColumn="0"/>
            <w:tcW w:w="2290" w:type="dxa"/>
            <w:tcPrChange w:id="482" w:author="MSUUSER" w:date="2012-04-24T13:54:00Z">
              <w:tcPr>
                <w:tcW w:w="2290" w:type="dxa"/>
              </w:tcPr>
            </w:tcPrChange>
          </w:tcPr>
          <w:p w:rsidR="00085185" w:rsidRDefault="00085185">
            <w:pPr>
              <w:pStyle w:val="Default"/>
              <w:cnfStyle w:val="000010100000" w:firstRow="0" w:lastRow="0" w:firstColumn="0" w:lastColumn="0" w:oddVBand="1" w:evenVBand="0" w:oddHBand="1" w:evenHBand="0" w:firstRowFirstColumn="0" w:firstRowLastColumn="0" w:lastRowFirstColumn="0" w:lastRowLastColumn="0"/>
              <w:rPr>
                <w:ins w:id="483" w:author="MSUUSER" w:date="2012-04-24T13:53:00Z"/>
                <w:sz w:val="23"/>
                <w:szCs w:val="23"/>
              </w:rPr>
            </w:pPr>
            <w:ins w:id="484" w:author="MSUUSER" w:date="2012-04-24T13:53:00Z">
              <w:r>
                <w:rPr>
                  <w:b/>
                  <w:bCs/>
                  <w:i/>
                  <w:iCs/>
                  <w:sz w:val="23"/>
                  <w:szCs w:val="23"/>
                </w:rPr>
                <w:t xml:space="preserve">Aircraft </w:t>
              </w:r>
            </w:ins>
          </w:p>
        </w:tc>
        <w:tc>
          <w:tcPr>
            <w:tcW w:w="1238" w:type="dxa"/>
            <w:tcPrChange w:id="485" w:author="MSUUSER" w:date="2012-04-24T13:54:00Z">
              <w:tcPr>
                <w:tcW w:w="2290" w:type="dxa"/>
              </w:tcPr>
            </w:tcPrChange>
          </w:tcPr>
          <w:p w:rsidR="00085185" w:rsidRDefault="00085185">
            <w:pPr>
              <w:pStyle w:val="Default"/>
              <w:cnfStyle w:val="000000100000" w:firstRow="0" w:lastRow="0" w:firstColumn="0" w:lastColumn="0" w:oddVBand="0" w:evenVBand="0" w:oddHBand="1" w:evenHBand="0" w:firstRowFirstColumn="0" w:firstRowLastColumn="0" w:lastRowFirstColumn="0" w:lastRowLastColumn="0"/>
              <w:rPr>
                <w:ins w:id="486" w:author="MSUUSER" w:date="2012-04-24T13:53:00Z"/>
                <w:sz w:val="23"/>
                <w:szCs w:val="23"/>
              </w:rPr>
            </w:pPr>
            <w:ins w:id="487" w:author="MSUUSER" w:date="2012-04-24T13:53:00Z">
              <w:r>
                <w:rPr>
                  <w:b/>
                  <w:bCs/>
                  <w:i/>
                  <w:iCs/>
                  <w:sz w:val="23"/>
                  <w:szCs w:val="23"/>
                </w:rPr>
                <w:t xml:space="preserve">Total </w:t>
              </w:r>
            </w:ins>
          </w:p>
        </w:tc>
        <w:tc>
          <w:tcPr>
            <w:cnfStyle w:val="000010000000" w:firstRow="0" w:lastRow="0" w:firstColumn="0" w:lastColumn="0" w:oddVBand="1" w:evenVBand="0" w:oddHBand="0" w:evenHBand="0" w:firstRowFirstColumn="0" w:firstRowLastColumn="0" w:lastRowFirstColumn="0" w:lastRowLastColumn="0"/>
            <w:tcW w:w="3342" w:type="dxa"/>
            <w:tcPrChange w:id="488" w:author="MSUUSER" w:date="2012-04-24T13:54:00Z">
              <w:tcPr>
                <w:tcW w:w="2290" w:type="dxa"/>
              </w:tcPr>
            </w:tcPrChange>
          </w:tcPr>
          <w:p w:rsidR="00085185" w:rsidRDefault="00085185">
            <w:pPr>
              <w:pStyle w:val="Default"/>
              <w:cnfStyle w:val="000010100000" w:firstRow="0" w:lastRow="0" w:firstColumn="0" w:lastColumn="0" w:oddVBand="1" w:evenVBand="0" w:oddHBand="1" w:evenHBand="0" w:firstRowFirstColumn="0" w:firstRowLastColumn="0" w:lastRowFirstColumn="0" w:lastRowLastColumn="0"/>
              <w:rPr>
                <w:ins w:id="489" w:author="MSUUSER" w:date="2012-04-24T13:53:00Z"/>
                <w:sz w:val="23"/>
                <w:szCs w:val="23"/>
              </w:rPr>
            </w:pPr>
            <w:ins w:id="490" w:author="MSUUSER" w:date="2012-04-24T13:53:00Z">
              <w:r>
                <w:rPr>
                  <w:b/>
                  <w:bCs/>
                  <w:i/>
                  <w:iCs/>
                  <w:sz w:val="23"/>
                  <w:szCs w:val="23"/>
                </w:rPr>
                <w:t xml:space="preserve">Within range of Taiwan </w:t>
              </w:r>
            </w:ins>
          </w:p>
        </w:tc>
        <w:tc>
          <w:tcPr>
            <w:tcW w:w="2290" w:type="dxa"/>
            <w:tcPrChange w:id="491" w:author="MSUUSER" w:date="2012-04-24T13:54:00Z">
              <w:tcPr>
                <w:tcW w:w="2290" w:type="dxa"/>
              </w:tcPr>
            </w:tcPrChange>
          </w:tcPr>
          <w:p w:rsidR="00085185" w:rsidRDefault="00085185">
            <w:pPr>
              <w:pStyle w:val="Default"/>
              <w:cnfStyle w:val="000000100000" w:firstRow="0" w:lastRow="0" w:firstColumn="0" w:lastColumn="0" w:oddVBand="0" w:evenVBand="0" w:oddHBand="1" w:evenHBand="0" w:firstRowFirstColumn="0" w:firstRowLastColumn="0" w:lastRowFirstColumn="0" w:lastRowLastColumn="0"/>
              <w:rPr>
                <w:ins w:id="492" w:author="MSUUSER" w:date="2012-04-24T13:53:00Z"/>
                <w:sz w:val="23"/>
                <w:szCs w:val="23"/>
              </w:rPr>
            </w:pPr>
            <w:ins w:id="493" w:author="MSUUSER" w:date="2012-04-24T13:53:00Z">
              <w:r>
                <w:rPr>
                  <w:b/>
                  <w:bCs/>
                  <w:i/>
                  <w:iCs/>
                  <w:sz w:val="23"/>
                  <w:szCs w:val="23"/>
                </w:rPr>
                <w:t xml:space="preserve">Total </w:t>
              </w:r>
            </w:ins>
          </w:p>
        </w:tc>
      </w:tr>
      <w:tr w:rsidR="00085185" w:rsidTr="00085185">
        <w:tblPrEx>
          <w:tblPrExChange w:id="494" w:author="MSUUSER" w:date="2012-04-24T13:54:00Z">
            <w:tblPrEx>
              <w:tblCellMar>
                <w:top w:w="0" w:type="dxa"/>
                <w:bottom w:w="0" w:type="dxa"/>
              </w:tblCellMar>
            </w:tblPrEx>
          </w:tblPrExChange>
        </w:tblPrEx>
        <w:trPr>
          <w:trHeight w:val="107"/>
          <w:ins w:id="495" w:author="MSUUSER" w:date="2012-04-24T13:53:00Z"/>
          <w:trPrChange w:id="496" w:author="MSUUSER" w:date="2012-04-24T13:54:00Z">
            <w:trPr>
              <w:trHeight w:val="107"/>
            </w:trPr>
          </w:trPrChange>
        </w:trPr>
        <w:tc>
          <w:tcPr>
            <w:cnfStyle w:val="000010000000" w:firstRow="0" w:lastRow="0" w:firstColumn="0" w:lastColumn="0" w:oddVBand="1" w:evenVBand="0" w:oddHBand="0" w:evenHBand="0" w:firstRowFirstColumn="0" w:firstRowLastColumn="0" w:lastRowFirstColumn="0" w:lastRowLastColumn="0"/>
            <w:tcW w:w="2290" w:type="dxa"/>
            <w:tcPrChange w:id="497" w:author="MSUUSER" w:date="2012-04-24T13:54:00Z">
              <w:tcPr>
                <w:tcW w:w="2290" w:type="dxa"/>
              </w:tcPr>
            </w:tcPrChange>
          </w:tcPr>
          <w:p w:rsidR="00085185" w:rsidRDefault="00085185">
            <w:pPr>
              <w:pStyle w:val="Default"/>
              <w:rPr>
                <w:ins w:id="498" w:author="MSUUSER" w:date="2012-04-24T13:53:00Z"/>
                <w:sz w:val="23"/>
                <w:szCs w:val="23"/>
              </w:rPr>
            </w:pPr>
            <w:ins w:id="499" w:author="MSUUSER" w:date="2012-04-24T13:53:00Z">
              <w:r>
                <w:rPr>
                  <w:b/>
                  <w:bCs/>
                  <w:i/>
                  <w:iCs/>
                  <w:sz w:val="23"/>
                  <w:szCs w:val="23"/>
                </w:rPr>
                <w:t xml:space="preserve">Fighters </w:t>
              </w:r>
            </w:ins>
          </w:p>
        </w:tc>
        <w:tc>
          <w:tcPr>
            <w:tcW w:w="1238" w:type="dxa"/>
            <w:tcPrChange w:id="500" w:author="MSUUSER" w:date="2012-04-24T13:54:00Z">
              <w:tcPr>
                <w:tcW w:w="2290" w:type="dxa"/>
              </w:tcPr>
            </w:tcPrChange>
          </w:tcPr>
          <w:p w:rsidR="00085185" w:rsidRDefault="00085185">
            <w:pPr>
              <w:pStyle w:val="Default"/>
              <w:cnfStyle w:val="000000000000" w:firstRow="0" w:lastRow="0" w:firstColumn="0" w:lastColumn="0" w:oddVBand="0" w:evenVBand="0" w:oddHBand="0" w:evenHBand="0" w:firstRowFirstColumn="0" w:firstRowLastColumn="0" w:lastRowFirstColumn="0" w:lastRowLastColumn="0"/>
              <w:rPr>
                <w:ins w:id="501" w:author="MSUUSER" w:date="2012-04-24T13:53:00Z"/>
                <w:sz w:val="23"/>
                <w:szCs w:val="23"/>
              </w:rPr>
            </w:pPr>
            <w:ins w:id="502" w:author="MSUUSER" w:date="2012-04-24T13:53:00Z">
              <w:r>
                <w:rPr>
                  <w:sz w:val="23"/>
                  <w:szCs w:val="23"/>
                </w:rPr>
                <w:t xml:space="preserve">1,680 </w:t>
              </w:r>
            </w:ins>
          </w:p>
        </w:tc>
        <w:tc>
          <w:tcPr>
            <w:cnfStyle w:val="000010000000" w:firstRow="0" w:lastRow="0" w:firstColumn="0" w:lastColumn="0" w:oddVBand="1" w:evenVBand="0" w:oddHBand="0" w:evenHBand="0" w:firstRowFirstColumn="0" w:firstRowLastColumn="0" w:lastRowFirstColumn="0" w:lastRowLastColumn="0"/>
            <w:tcW w:w="3342" w:type="dxa"/>
            <w:tcPrChange w:id="503" w:author="MSUUSER" w:date="2012-04-24T13:54:00Z">
              <w:tcPr>
                <w:tcW w:w="2290" w:type="dxa"/>
              </w:tcPr>
            </w:tcPrChange>
          </w:tcPr>
          <w:p w:rsidR="00085185" w:rsidRDefault="00085185">
            <w:pPr>
              <w:pStyle w:val="Default"/>
              <w:rPr>
                <w:ins w:id="504" w:author="MSUUSER" w:date="2012-04-24T13:53:00Z"/>
                <w:sz w:val="23"/>
                <w:szCs w:val="23"/>
              </w:rPr>
            </w:pPr>
            <w:ins w:id="505" w:author="MSUUSER" w:date="2012-04-24T13:53:00Z">
              <w:r>
                <w:rPr>
                  <w:sz w:val="23"/>
                  <w:szCs w:val="23"/>
                </w:rPr>
                <w:t xml:space="preserve">330 </w:t>
              </w:r>
            </w:ins>
          </w:p>
        </w:tc>
        <w:tc>
          <w:tcPr>
            <w:tcW w:w="2290" w:type="dxa"/>
            <w:tcPrChange w:id="506" w:author="MSUUSER" w:date="2012-04-24T13:54:00Z">
              <w:tcPr>
                <w:tcW w:w="2290" w:type="dxa"/>
              </w:tcPr>
            </w:tcPrChange>
          </w:tcPr>
          <w:p w:rsidR="00085185" w:rsidRDefault="00085185">
            <w:pPr>
              <w:pStyle w:val="Default"/>
              <w:cnfStyle w:val="000000000000" w:firstRow="0" w:lastRow="0" w:firstColumn="0" w:lastColumn="0" w:oddVBand="0" w:evenVBand="0" w:oddHBand="0" w:evenHBand="0" w:firstRowFirstColumn="0" w:firstRowLastColumn="0" w:lastRowFirstColumn="0" w:lastRowLastColumn="0"/>
              <w:rPr>
                <w:ins w:id="507" w:author="MSUUSER" w:date="2012-04-24T13:53:00Z"/>
                <w:sz w:val="23"/>
                <w:szCs w:val="23"/>
              </w:rPr>
            </w:pPr>
            <w:ins w:id="508" w:author="MSUUSER" w:date="2012-04-24T13:53:00Z">
              <w:r>
                <w:rPr>
                  <w:sz w:val="23"/>
                  <w:szCs w:val="23"/>
                </w:rPr>
                <w:t xml:space="preserve">388 </w:t>
              </w:r>
            </w:ins>
          </w:p>
        </w:tc>
      </w:tr>
      <w:tr w:rsidR="00085185" w:rsidTr="00085185">
        <w:tblPrEx>
          <w:tblPrExChange w:id="509" w:author="MSUUSER" w:date="2012-04-24T13:54: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7"/>
          <w:ins w:id="510" w:author="MSUUSER" w:date="2012-04-24T13:53:00Z"/>
          <w:trPrChange w:id="511" w:author="MSUUSER" w:date="2012-04-24T13:54:00Z">
            <w:trPr>
              <w:trHeight w:val="107"/>
            </w:trPr>
          </w:trPrChange>
        </w:trPr>
        <w:tc>
          <w:tcPr>
            <w:cnfStyle w:val="000010000000" w:firstRow="0" w:lastRow="0" w:firstColumn="0" w:lastColumn="0" w:oddVBand="1" w:evenVBand="0" w:oddHBand="0" w:evenHBand="0" w:firstRowFirstColumn="0" w:firstRowLastColumn="0" w:lastRowFirstColumn="0" w:lastRowLastColumn="0"/>
            <w:tcW w:w="2290" w:type="dxa"/>
            <w:tcPrChange w:id="512" w:author="MSUUSER" w:date="2012-04-24T13:54:00Z">
              <w:tcPr>
                <w:tcW w:w="2290" w:type="dxa"/>
              </w:tcPr>
            </w:tcPrChange>
          </w:tcPr>
          <w:p w:rsidR="00085185" w:rsidRDefault="00085185">
            <w:pPr>
              <w:pStyle w:val="Default"/>
              <w:cnfStyle w:val="000010100000" w:firstRow="0" w:lastRow="0" w:firstColumn="0" w:lastColumn="0" w:oddVBand="1" w:evenVBand="0" w:oddHBand="1" w:evenHBand="0" w:firstRowFirstColumn="0" w:firstRowLastColumn="0" w:lastRowFirstColumn="0" w:lastRowLastColumn="0"/>
              <w:rPr>
                <w:ins w:id="513" w:author="MSUUSER" w:date="2012-04-24T13:53:00Z"/>
                <w:sz w:val="23"/>
                <w:szCs w:val="23"/>
              </w:rPr>
            </w:pPr>
            <w:ins w:id="514" w:author="MSUUSER" w:date="2012-04-24T13:53:00Z">
              <w:r>
                <w:rPr>
                  <w:b/>
                  <w:bCs/>
                  <w:i/>
                  <w:iCs/>
                  <w:sz w:val="23"/>
                  <w:szCs w:val="23"/>
                </w:rPr>
                <w:t xml:space="preserve">Bombers/Attack </w:t>
              </w:r>
            </w:ins>
          </w:p>
        </w:tc>
        <w:tc>
          <w:tcPr>
            <w:tcW w:w="1238" w:type="dxa"/>
            <w:tcPrChange w:id="515" w:author="MSUUSER" w:date="2012-04-24T13:54:00Z">
              <w:tcPr>
                <w:tcW w:w="2290" w:type="dxa"/>
              </w:tcPr>
            </w:tcPrChange>
          </w:tcPr>
          <w:p w:rsidR="00085185" w:rsidRDefault="00085185">
            <w:pPr>
              <w:pStyle w:val="Default"/>
              <w:cnfStyle w:val="000000100000" w:firstRow="0" w:lastRow="0" w:firstColumn="0" w:lastColumn="0" w:oddVBand="0" w:evenVBand="0" w:oddHBand="1" w:evenHBand="0" w:firstRowFirstColumn="0" w:firstRowLastColumn="0" w:lastRowFirstColumn="0" w:lastRowLastColumn="0"/>
              <w:rPr>
                <w:ins w:id="516" w:author="MSUUSER" w:date="2012-04-24T13:53:00Z"/>
                <w:sz w:val="23"/>
                <w:szCs w:val="23"/>
              </w:rPr>
            </w:pPr>
            <w:ins w:id="517" w:author="MSUUSER" w:date="2012-04-24T13:53:00Z">
              <w:r>
                <w:rPr>
                  <w:sz w:val="23"/>
                  <w:szCs w:val="23"/>
                </w:rPr>
                <w:t xml:space="preserve">620 </w:t>
              </w:r>
            </w:ins>
          </w:p>
        </w:tc>
        <w:tc>
          <w:tcPr>
            <w:cnfStyle w:val="000010000000" w:firstRow="0" w:lastRow="0" w:firstColumn="0" w:lastColumn="0" w:oddVBand="1" w:evenVBand="0" w:oddHBand="0" w:evenHBand="0" w:firstRowFirstColumn="0" w:firstRowLastColumn="0" w:lastRowFirstColumn="0" w:lastRowLastColumn="0"/>
            <w:tcW w:w="3342" w:type="dxa"/>
            <w:tcPrChange w:id="518" w:author="MSUUSER" w:date="2012-04-24T13:54:00Z">
              <w:tcPr>
                <w:tcW w:w="2290" w:type="dxa"/>
              </w:tcPr>
            </w:tcPrChange>
          </w:tcPr>
          <w:p w:rsidR="00085185" w:rsidRDefault="00085185">
            <w:pPr>
              <w:pStyle w:val="Default"/>
              <w:cnfStyle w:val="000010100000" w:firstRow="0" w:lastRow="0" w:firstColumn="0" w:lastColumn="0" w:oddVBand="1" w:evenVBand="0" w:oddHBand="1" w:evenHBand="0" w:firstRowFirstColumn="0" w:firstRowLastColumn="0" w:lastRowFirstColumn="0" w:lastRowLastColumn="0"/>
              <w:rPr>
                <w:ins w:id="519" w:author="MSUUSER" w:date="2012-04-24T13:53:00Z"/>
                <w:sz w:val="23"/>
                <w:szCs w:val="23"/>
              </w:rPr>
            </w:pPr>
            <w:ins w:id="520" w:author="MSUUSER" w:date="2012-04-24T13:53:00Z">
              <w:r>
                <w:rPr>
                  <w:sz w:val="23"/>
                  <w:szCs w:val="23"/>
                </w:rPr>
                <w:t xml:space="preserve">160 </w:t>
              </w:r>
            </w:ins>
          </w:p>
        </w:tc>
        <w:tc>
          <w:tcPr>
            <w:tcW w:w="2290" w:type="dxa"/>
            <w:tcPrChange w:id="521" w:author="MSUUSER" w:date="2012-04-24T13:54:00Z">
              <w:tcPr>
                <w:tcW w:w="2290" w:type="dxa"/>
              </w:tcPr>
            </w:tcPrChange>
          </w:tcPr>
          <w:p w:rsidR="00085185" w:rsidRDefault="00085185">
            <w:pPr>
              <w:pStyle w:val="Default"/>
              <w:cnfStyle w:val="000000100000" w:firstRow="0" w:lastRow="0" w:firstColumn="0" w:lastColumn="0" w:oddVBand="0" w:evenVBand="0" w:oddHBand="1" w:evenHBand="0" w:firstRowFirstColumn="0" w:firstRowLastColumn="0" w:lastRowFirstColumn="0" w:lastRowLastColumn="0"/>
              <w:rPr>
                <w:ins w:id="522" w:author="MSUUSER" w:date="2012-04-24T13:53:00Z"/>
                <w:sz w:val="23"/>
                <w:szCs w:val="23"/>
              </w:rPr>
            </w:pPr>
            <w:ins w:id="523" w:author="MSUUSER" w:date="2012-04-24T13:53:00Z">
              <w:r>
                <w:rPr>
                  <w:sz w:val="23"/>
                  <w:szCs w:val="23"/>
                </w:rPr>
                <w:t xml:space="preserve">22 </w:t>
              </w:r>
            </w:ins>
          </w:p>
        </w:tc>
      </w:tr>
      <w:tr w:rsidR="00085185" w:rsidTr="00085185">
        <w:tblPrEx>
          <w:tblPrExChange w:id="524" w:author="MSUUSER" w:date="2012-04-24T13:54:00Z">
            <w:tblPrEx>
              <w:tblCellMar>
                <w:top w:w="0" w:type="dxa"/>
                <w:bottom w:w="0" w:type="dxa"/>
              </w:tblCellMar>
            </w:tblPrEx>
          </w:tblPrExChange>
        </w:tblPrEx>
        <w:trPr>
          <w:trHeight w:val="107"/>
          <w:ins w:id="525" w:author="MSUUSER" w:date="2012-04-24T13:53:00Z"/>
          <w:trPrChange w:id="526" w:author="MSUUSER" w:date="2012-04-24T13:54:00Z">
            <w:trPr>
              <w:trHeight w:val="107"/>
            </w:trPr>
          </w:trPrChange>
        </w:trPr>
        <w:tc>
          <w:tcPr>
            <w:cnfStyle w:val="000010000000" w:firstRow="0" w:lastRow="0" w:firstColumn="0" w:lastColumn="0" w:oddVBand="1" w:evenVBand="0" w:oddHBand="0" w:evenHBand="0" w:firstRowFirstColumn="0" w:firstRowLastColumn="0" w:lastRowFirstColumn="0" w:lastRowLastColumn="0"/>
            <w:tcW w:w="2290" w:type="dxa"/>
            <w:tcPrChange w:id="527" w:author="MSUUSER" w:date="2012-04-24T13:54:00Z">
              <w:tcPr>
                <w:tcW w:w="2290" w:type="dxa"/>
              </w:tcPr>
            </w:tcPrChange>
          </w:tcPr>
          <w:p w:rsidR="00085185" w:rsidRDefault="00085185">
            <w:pPr>
              <w:pStyle w:val="Default"/>
              <w:rPr>
                <w:ins w:id="528" w:author="MSUUSER" w:date="2012-04-24T13:53:00Z"/>
                <w:sz w:val="23"/>
                <w:szCs w:val="23"/>
              </w:rPr>
            </w:pPr>
            <w:ins w:id="529" w:author="MSUUSER" w:date="2012-04-24T13:53:00Z">
              <w:r>
                <w:rPr>
                  <w:b/>
                  <w:bCs/>
                  <w:i/>
                  <w:iCs/>
                  <w:sz w:val="23"/>
                  <w:szCs w:val="23"/>
                </w:rPr>
                <w:t xml:space="preserve">Transport </w:t>
              </w:r>
            </w:ins>
          </w:p>
        </w:tc>
        <w:tc>
          <w:tcPr>
            <w:tcW w:w="1238" w:type="dxa"/>
            <w:tcPrChange w:id="530" w:author="MSUUSER" w:date="2012-04-24T13:54:00Z">
              <w:tcPr>
                <w:tcW w:w="2290" w:type="dxa"/>
              </w:tcPr>
            </w:tcPrChange>
          </w:tcPr>
          <w:p w:rsidR="00085185" w:rsidRDefault="00085185">
            <w:pPr>
              <w:pStyle w:val="Default"/>
              <w:cnfStyle w:val="000000000000" w:firstRow="0" w:lastRow="0" w:firstColumn="0" w:lastColumn="0" w:oddVBand="0" w:evenVBand="0" w:oddHBand="0" w:evenHBand="0" w:firstRowFirstColumn="0" w:firstRowLastColumn="0" w:lastRowFirstColumn="0" w:lastRowLastColumn="0"/>
              <w:rPr>
                <w:ins w:id="531" w:author="MSUUSER" w:date="2012-04-24T13:53:00Z"/>
                <w:sz w:val="23"/>
                <w:szCs w:val="23"/>
              </w:rPr>
            </w:pPr>
            <w:ins w:id="532" w:author="MSUUSER" w:date="2012-04-24T13:53:00Z">
              <w:r>
                <w:rPr>
                  <w:sz w:val="23"/>
                  <w:szCs w:val="23"/>
                </w:rPr>
                <w:t xml:space="preserve">450 </w:t>
              </w:r>
            </w:ins>
          </w:p>
        </w:tc>
        <w:tc>
          <w:tcPr>
            <w:cnfStyle w:val="000010000000" w:firstRow="0" w:lastRow="0" w:firstColumn="0" w:lastColumn="0" w:oddVBand="1" w:evenVBand="0" w:oddHBand="0" w:evenHBand="0" w:firstRowFirstColumn="0" w:firstRowLastColumn="0" w:lastRowFirstColumn="0" w:lastRowLastColumn="0"/>
            <w:tcW w:w="3342" w:type="dxa"/>
            <w:tcPrChange w:id="533" w:author="MSUUSER" w:date="2012-04-24T13:54:00Z">
              <w:tcPr>
                <w:tcW w:w="2290" w:type="dxa"/>
              </w:tcPr>
            </w:tcPrChange>
          </w:tcPr>
          <w:p w:rsidR="00085185" w:rsidRDefault="00085185">
            <w:pPr>
              <w:pStyle w:val="Default"/>
              <w:rPr>
                <w:ins w:id="534" w:author="MSUUSER" w:date="2012-04-24T13:53:00Z"/>
                <w:sz w:val="23"/>
                <w:szCs w:val="23"/>
              </w:rPr>
            </w:pPr>
            <w:ins w:id="535" w:author="MSUUSER" w:date="2012-04-24T13:53:00Z">
              <w:r>
                <w:rPr>
                  <w:sz w:val="23"/>
                  <w:szCs w:val="23"/>
                </w:rPr>
                <w:t xml:space="preserve">40 </w:t>
              </w:r>
            </w:ins>
          </w:p>
        </w:tc>
        <w:tc>
          <w:tcPr>
            <w:tcW w:w="2290" w:type="dxa"/>
            <w:tcPrChange w:id="536" w:author="MSUUSER" w:date="2012-04-24T13:54:00Z">
              <w:tcPr>
                <w:tcW w:w="2290" w:type="dxa"/>
              </w:tcPr>
            </w:tcPrChange>
          </w:tcPr>
          <w:p w:rsidR="00085185" w:rsidRDefault="00085185">
            <w:pPr>
              <w:pStyle w:val="Default"/>
              <w:cnfStyle w:val="000000000000" w:firstRow="0" w:lastRow="0" w:firstColumn="0" w:lastColumn="0" w:oddVBand="0" w:evenVBand="0" w:oddHBand="0" w:evenHBand="0" w:firstRowFirstColumn="0" w:firstRowLastColumn="0" w:lastRowFirstColumn="0" w:lastRowLastColumn="0"/>
              <w:rPr>
                <w:ins w:id="537" w:author="MSUUSER" w:date="2012-04-24T13:53:00Z"/>
                <w:sz w:val="23"/>
                <w:szCs w:val="23"/>
              </w:rPr>
            </w:pPr>
            <w:ins w:id="538" w:author="MSUUSER" w:date="2012-04-24T13:53:00Z">
              <w:r>
                <w:rPr>
                  <w:sz w:val="23"/>
                  <w:szCs w:val="23"/>
                </w:rPr>
                <w:t xml:space="preserve">21 </w:t>
              </w:r>
            </w:ins>
          </w:p>
        </w:tc>
      </w:tr>
      <w:tr w:rsidR="00085185" w:rsidTr="00085185">
        <w:tblPrEx>
          <w:tblPrExChange w:id="539" w:author="MSUUSER" w:date="2012-04-24T13:53: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162"/>
          <w:ins w:id="540" w:author="MSUUSER" w:date="2012-04-24T13:53:00Z"/>
          <w:trPrChange w:id="541" w:author="MSUUSER" w:date="2012-04-24T13:53:00Z">
            <w:trPr>
              <w:trHeight w:val="1162"/>
            </w:trPr>
          </w:trPrChange>
        </w:trPr>
        <w:tc>
          <w:tcPr>
            <w:cnfStyle w:val="000010000000" w:firstRow="0" w:lastRow="0" w:firstColumn="0" w:lastColumn="0" w:oddVBand="1" w:evenVBand="0" w:oddHBand="0" w:evenHBand="0" w:firstRowFirstColumn="0" w:firstRowLastColumn="0" w:lastRowFirstColumn="0" w:lastRowLastColumn="0"/>
            <w:tcW w:w="9160" w:type="dxa"/>
            <w:gridSpan w:val="4"/>
            <w:tcPrChange w:id="542" w:author="MSUUSER" w:date="2012-04-24T13:53:00Z">
              <w:tcPr>
                <w:tcW w:w="9160" w:type="dxa"/>
                <w:gridSpan w:val="4"/>
              </w:tcPr>
            </w:tcPrChange>
          </w:tcPr>
          <w:p w:rsidR="00085185" w:rsidRDefault="00085185">
            <w:pPr>
              <w:pStyle w:val="Default"/>
              <w:cnfStyle w:val="000010100000" w:firstRow="0" w:lastRow="0" w:firstColumn="0" w:lastColumn="0" w:oddVBand="1" w:evenVBand="0" w:oddHBand="1" w:evenHBand="0" w:firstRowFirstColumn="0" w:firstRowLastColumn="0" w:lastRowFirstColumn="0" w:lastRowLastColumn="0"/>
              <w:rPr>
                <w:ins w:id="543" w:author="MSUUSER" w:date="2012-04-24T13:53:00Z"/>
                <w:sz w:val="23"/>
                <w:szCs w:val="23"/>
              </w:rPr>
            </w:pPr>
            <w:ins w:id="544" w:author="MSUUSER" w:date="2012-04-24T13:53:00Z">
              <w:r>
                <w:rPr>
                  <w:b/>
                  <w:bCs/>
                  <w:i/>
                  <w:iCs/>
                  <w:sz w:val="23"/>
                  <w:szCs w:val="23"/>
                </w:rPr>
                <w:t xml:space="preserve">Note: </w:t>
              </w:r>
              <w:r>
                <w:rPr>
                  <w:sz w:val="23"/>
                  <w:szCs w:val="23"/>
                </w:rPr>
                <w:t xml:space="preserve">The PLAAF and the PLA Navy have approximately 2,300 operational combat aircraft. These consist of air defense and multi-role fighters, ground attack aircraft, fighter-bombers, and bombers. An additional 1,450 older fighters, bombers and trainers are employed for training and R&amp;D. The two air arms also possess approximately 450 transports and over 100 surveillance and reconnaissance aircraft with intelligence, surface search, and airborne early warning capabilities. The majority of PLAAF and PLA Navy aircraft are based in the eastern half of the country. Currently, 490 aircraft could conduct combat operations against Taiwan without refueling. However, this number could be significantly increased through any combination of aircraft forward deployment, decreased ordnance loads, or altered mission profiles. </w:t>
              </w:r>
            </w:ins>
          </w:p>
        </w:tc>
      </w:tr>
    </w:tbl>
    <w:p w:rsidR="00C0552D" w:rsidRDefault="00C0552D">
      <w:pPr>
        <w:rPr>
          <w:ins w:id="545" w:author="MSUUSER" w:date="2012-04-24T13:50:00Z"/>
          <w:rFonts w:asciiTheme="majorHAnsi" w:hAnsiTheme="majorHAnsi"/>
          <w:b/>
          <w:sz w:val="24"/>
          <w:szCs w:val="24"/>
        </w:rPr>
      </w:pPr>
    </w:p>
    <w:p w:rsidR="00C0552D" w:rsidRDefault="00C0552D" w:rsidP="00085185">
      <w:pPr>
        <w:jc w:val="center"/>
        <w:rPr>
          <w:ins w:id="546" w:author="MSUUSER" w:date="2012-04-24T13:49:00Z"/>
          <w:rFonts w:asciiTheme="majorHAnsi" w:hAnsiTheme="majorHAnsi"/>
          <w:noProof/>
          <w:sz w:val="24"/>
          <w:szCs w:val="24"/>
        </w:rPr>
        <w:pPrChange w:id="547" w:author="MSUUSER" w:date="2012-04-24T14:01:00Z">
          <w:pPr/>
        </w:pPrChange>
      </w:pPr>
      <w:ins w:id="548" w:author="MSUUSER" w:date="2012-04-24T13:49:00Z">
        <w:r>
          <w:rPr>
            <w:rFonts w:asciiTheme="majorHAnsi" w:hAnsiTheme="majorHAnsi"/>
            <w:noProof/>
            <w:sz w:val="24"/>
            <w:szCs w:val="24"/>
          </w:rPr>
          <w:br w:type="page"/>
        </w:r>
      </w:ins>
      <w:ins w:id="549" w:author="MSUUSER" w:date="2012-04-24T14:01:00Z">
        <w:r w:rsidR="00085185" w:rsidRPr="00085185">
          <w:rPr>
            <w:rFonts w:asciiTheme="majorHAnsi" w:hAnsiTheme="majorHAnsi"/>
            <w:b/>
            <w:noProof/>
            <w:sz w:val="24"/>
            <w:szCs w:val="24"/>
            <w:rPrChange w:id="550" w:author="MSUUSER" w:date="2012-04-24T14:01:00Z">
              <w:rPr>
                <w:rFonts w:asciiTheme="majorHAnsi" w:hAnsiTheme="majorHAnsi"/>
                <w:noProof/>
                <w:sz w:val="24"/>
                <w:szCs w:val="24"/>
              </w:rPr>
            </w:rPrChange>
          </w:rPr>
          <w:lastRenderedPageBreak/>
          <w:t>Major Air Units</w:t>
        </w:r>
      </w:ins>
      <w:ins w:id="551" w:author="MSUUSER" w:date="2012-04-24T14:03:00Z">
        <w:r w:rsidR="00893082" w:rsidRPr="00893082">
          <w:rPr>
            <w:rFonts w:asciiTheme="majorHAnsi" w:hAnsiTheme="majorHAnsi"/>
            <w:b/>
            <w:noProof/>
            <w:sz w:val="24"/>
            <w:szCs w:val="24"/>
          </w:rPr>
          <w:t xml:space="preserve"> </w:t>
        </w:r>
        <w:r w:rsidR="00893082">
          <w:rPr>
            <w:rFonts w:asciiTheme="majorHAnsi" w:hAnsiTheme="majorHAnsi"/>
            <w:b/>
            <w:noProof/>
            <w:sz w:val="24"/>
            <w:szCs w:val="24"/>
          </w:rPr>
          <w:drawing>
            <wp:inline distT="0" distB="0" distL="0" distR="0">
              <wp:extent cx="5943600" cy="505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57775"/>
                      </a:xfrm>
                      <a:prstGeom prst="rect">
                        <a:avLst/>
                      </a:prstGeom>
                      <a:noFill/>
                      <a:ln>
                        <a:noFill/>
                      </a:ln>
                    </pic:spPr>
                  </pic:pic>
                </a:graphicData>
              </a:graphic>
            </wp:inline>
          </w:drawing>
        </w:r>
      </w:ins>
    </w:p>
    <w:p w:rsidR="00893082" w:rsidRDefault="00893082">
      <w:pPr>
        <w:rPr>
          <w:ins w:id="552" w:author="MSUUSER" w:date="2012-04-24T14:02:00Z"/>
          <w:rFonts w:asciiTheme="majorHAnsi" w:hAnsiTheme="majorHAnsi"/>
          <w:sz w:val="24"/>
          <w:szCs w:val="24"/>
        </w:rPr>
      </w:pPr>
      <w:ins w:id="553" w:author="MSUUSER" w:date="2012-04-24T14:02:00Z">
        <w:r>
          <w:rPr>
            <w:rFonts w:asciiTheme="majorHAnsi" w:hAnsiTheme="majorHAnsi"/>
            <w:sz w:val="24"/>
            <w:szCs w:val="24"/>
          </w:rPr>
          <w:br w:type="page"/>
        </w:r>
      </w:ins>
    </w:p>
    <w:tbl>
      <w:tblPr>
        <w:tblStyle w:val="LightList-Accent1"/>
        <w:tblW w:w="0" w:type="auto"/>
        <w:tblLayout w:type="fixed"/>
        <w:tblLook w:val="0000" w:firstRow="0" w:lastRow="0" w:firstColumn="0" w:lastColumn="0" w:noHBand="0" w:noVBand="0"/>
        <w:tblPrChange w:id="554" w:author="MSUUSER" w:date="2012-04-24T14:02:00Z">
          <w:tblPr>
            <w:tblW w:w="0" w:type="auto"/>
            <w:tblBorders>
              <w:top w:val="nil"/>
              <w:left w:val="nil"/>
              <w:bottom w:val="nil"/>
              <w:right w:val="nil"/>
            </w:tblBorders>
            <w:tblLayout w:type="fixed"/>
            <w:tblLook w:val="0000" w:firstRow="0" w:lastRow="0" w:firstColumn="0" w:lastColumn="0" w:noHBand="0" w:noVBand="0"/>
          </w:tblPr>
        </w:tblPrChange>
      </w:tblPr>
      <w:tblGrid>
        <w:gridCol w:w="2073"/>
        <w:gridCol w:w="2073"/>
        <w:gridCol w:w="2073"/>
        <w:gridCol w:w="2075"/>
        <w:tblGridChange w:id="555">
          <w:tblGrid>
            <w:gridCol w:w="2073"/>
            <w:gridCol w:w="2073"/>
            <w:gridCol w:w="2073"/>
            <w:gridCol w:w="2075"/>
          </w:tblGrid>
        </w:tblGridChange>
      </w:tblGrid>
      <w:tr w:rsidR="00893082" w:rsidTr="00893082">
        <w:tblPrEx>
          <w:tblPrExChange w:id="556" w:author="MSUUSER" w:date="2012-04-24T14:02: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2"/>
          <w:ins w:id="557" w:author="MSUUSER" w:date="2012-04-24T14:02:00Z"/>
          <w:trPrChange w:id="558" w:author="MSUUSER" w:date="2012-04-24T14:02:00Z">
            <w:trPr>
              <w:trHeight w:val="102"/>
            </w:trPr>
          </w:trPrChange>
        </w:trPr>
        <w:tc>
          <w:tcPr>
            <w:cnfStyle w:val="000010000000" w:firstRow="0" w:lastRow="0" w:firstColumn="0" w:lastColumn="0" w:oddVBand="1" w:evenVBand="0" w:oddHBand="0" w:evenHBand="0" w:firstRowFirstColumn="0" w:firstRowLastColumn="0" w:lastRowFirstColumn="0" w:lastRowLastColumn="0"/>
            <w:tcW w:w="8294" w:type="dxa"/>
            <w:gridSpan w:val="4"/>
            <w:tcPrChange w:id="559" w:author="MSUUSER" w:date="2012-04-24T14:02:00Z">
              <w:tcPr>
                <w:tcW w:w="8294" w:type="dxa"/>
                <w:gridSpan w:val="4"/>
              </w:tcPr>
            </w:tcPrChange>
          </w:tcPr>
          <w:p w:rsidR="00893082" w:rsidRDefault="00893082" w:rsidP="00893082">
            <w:pPr>
              <w:pStyle w:val="Default"/>
              <w:jc w:val="center"/>
              <w:cnfStyle w:val="000010100000" w:firstRow="0" w:lastRow="0" w:firstColumn="0" w:lastColumn="0" w:oddVBand="1" w:evenVBand="0" w:oddHBand="1" w:evenHBand="0" w:firstRowFirstColumn="0" w:firstRowLastColumn="0" w:lastRowFirstColumn="0" w:lastRowLastColumn="0"/>
              <w:rPr>
                <w:ins w:id="560" w:author="MSUUSER" w:date="2012-04-24T14:02:00Z"/>
                <w:sz w:val="23"/>
                <w:szCs w:val="23"/>
              </w:rPr>
              <w:pPrChange w:id="561" w:author="MSUUSER" w:date="2012-04-24T14:02:00Z">
                <w:pPr>
                  <w:pStyle w:val="Default"/>
                  <w:cnfStyle w:val="000010100000" w:firstRow="0" w:lastRow="0" w:firstColumn="0" w:lastColumn="0" w:oddVBand="1" w:evenVBand="0" w:oddHBand="1" w:evenHBand="0" w:firstRowFirstColumn="0" w:firstRowLastColumn="0" w:lastRowFirstColumn="0" w:lastRowLastColumn="0"/>
                </w:pPr>
              </w:pPrChange>
            </w:pPr>
            <w:ins w:id="562" w:author="MSUUSER" w:date="2012-04-24T14:02:00Z">
              <w:r>
                <w:rPr>
                  <w:b/>
                  <w:bCs/>
                  <w:i/>
                  <w:iCs/>
                  <w:sz w:val="23"/>
                  <w:szCs w:val="23"/>
                </w:rPr>
                <w:lastRenderedPageBreak/>
                <w:t>China’s Missile Force</w:t>
              </w:r>
            </w:ins>
          </w:p>
        </w:tc>
      </w:tr>
      <w:tr w:rsidR="00893082" w:rsidTr="00893082">
        <w:tblPrEx>
          <w:tblPrExChange w:id="563" w:author="MSUUSER" w:date="2012-04-24T14:02:00Z">
            <w:tblPrEx>
              <w:tblCellMar>
                <w:top w:w="0" w:type="dxa"/>
                <w:bottom w:w="0" w:type="dxa"/>
              </w:tblCellMar>
            </w:tblPrEx>
          </w:tblPrExChange>
        </w:tblPrEx>
        <w:trPr>
          <w:trHeight w:val="102"/>
          <w:ins w:id="564" w:author="MSUUSER" w:date="2012-04-24T14:02:00Z"/>
          <w:trPrChange w:id="565" w:author="MSUUSER" w:date="2012-04-24T14:02:00Z">
            <w:trPr>
              <w:trHeight w:val="102"/>
            </w:trPr>
          </w:trPrChange>
        </w:trPr>
        <w:tc>
          <w:tcPr>
            <w:cnfStyle w:val="000010000000" w:firstRow="0" w:lastRow="0" w:firstColumn="0" w:lastColumn="0" w:oddVBand="1" w:evenVBand="0" w:oddHBand="0" w:evenHBand="0" w:firstRowFirstColumn="0" w:firstRowLastColumn="0" w:lastRowFirstColumn="0" w:lastRowLastColumn="0"/>
            <w:tcW w:w="2073" w:type="dxa"/>
            <w:tcPrChange w:id="566" w:author="MSUUSER" w:date="2012-04-24T14:02:00Z">
              <w:tcPr>
                <w:tcW w:w="2073" w:type="dxa"/>
              </w:tcPr>
            </w:tcPrChange>
          </w:tcPr>
          <w:p w:rsidR="00893082" w:rsidRDefault="00893082">
            <w:pPr>
              <w:pStyle w:val="Default"/>
              <w:rPr>
                <w:ins w:id="567" w:author="MSUUSER" w:date="2012-04-24T14:02:00Z"/>
                <w:sz w:val="23"/>
                <w:szCs w:val="23"/>
              </w:rPr>
            </w:pPr>
            <w:ins w:id="568" w:author="MSUUSER" w:date="2012-04-24T14:02:00Z">
              <w:r>
                <w:rPr>
                  <w:b/>
                  <w:bCs/>
                  <w:i/>
                  <w:iCs/>
                  <w:sz w:val="23"/>
                  <w:szCs w:val="23"/>
                </w:rPr>
                <w:t xml:space="preserve">System </w:t>
              </w:r>
            </w:ins>
          </w:p>
        </w:tc>
        <w:tc>
          <w:tcPr>
            <w:tcW w:w="2073" w:type="dxa"/>
            <w:tcPrChange w:id="569" w:author="MSUUSER" w:date="2012-04-24T14:02:00Z">
              <w:tcPr>
                <w:tcW w:w="2073" w:type="dxa"/>
              </w:tcPr>
            </w:tcPrChange>
          </w:tcPr>
          <w:p w:rsidR="00893082" w:rsidRDefault="00893082">
            <w:pPr>
              <w:pStyle w:val="Default"/>
              <w:cnfStyle w:val="000000000000" w:firstRow="0" w:lastRow="0" w:firstColumn="0" w:lastColumn="0" w:oddVBand="0" w:evenVBand="0" w:oddHBand="0" w:evenHBand="0" w:firstRowFirstColumn="0" w:firstRowLastColumn="0" w:lastRowFirstColumn="0" w:lastRowLastColumn="0"/>
              <w:rPr>
                <w:ins w:id="570" w:author="MSUUSER" w:date="2012-04-24T14:02:00Z"/>
                <w:sz w:val="23"/>
                <w:szCs w:val="23"/>
              </w:rPr>
            </w:pPr>
            <w:ins w:id="571" w:author="MSUUSER" w:date="2012-04-24T14:02:00Z">
              <w:r>
                <w:rPr>
                  <w:b/>
                  <w:bCs/>
                  <w:i/>
                  <w:iCs/>
                  <w:sz w:val="23"/>
                  <w:szCs w:val="23"/>
                </w:rPr>
                <w:t xml:space="preserve">Missiles </w:t>
              </w:r>
            </w:ins>
          </w:p>
        </w:tc>
        <w:tc>
          <w:tcPr>
            <w:cnfStyle w:val="000010000000" w:firstRow="0" w:lastRow="0" w:firstColumn="0" w:lastColumn="0" w:oddVBand="1" w:evenVBand="0" w:oddHBand="0" w:evenHBand="0" w:firstRowFirstColumn="0" w:firstRowLastColumn="0" w:lastRowFirstColumn="0" w:lastRowLastColumn="0"/>
            <w:tcW w:w="2073" w:type="dxa"/>
            <w:tcPrChange w:id="572" w:author="MSUUSER" w:date="2012-04-24T14:02:00Z">
              <w:tcPr>
                <w:tcW w:w="2073" w:type="dxa"/>
              </w:tcPr>
            </w:tcPrChange>
          </w:tcPr>
          <w:p w:rsidR="00893082" w:rsidRDefault="00893082">
            <w:pPr>
              <w:pStyle w:val="Default"/>
              <w:rPr>
                <w:ins w:id="573" w:author="MSUUSER" w:date="2012-04-24T14:02:00Z"/>
                <w:sz w:val="23"/>
                <w:szCs w:val="23"/>
              </w:rPr>
            </w:pPr>
            <w:ins w:id="574" w:author="MSUUSER" w:date="2012-04-24T14:02:00Z">
              <w:r>
                <w:rPr>
                  <w:b/>
                  <w:bCs/>
                  <w:i/>
                  <w:iCs/>
                  <w:sz w:val="23"/>
                  <w:szCs w:val="23"/>
                </w:rPr>
                <w:t xml:space="preserve">Launchers </w:t>
              </w:r>
            </w:ins>
          </w:p>
        </w:tc>
        <w:tc>
          <w:tcPr>
            <w:tcW w:w="2073" w:type="dxa"/>
            <w:tcPrChange w:id="575" w:author="MSUUSER" w:date="2012-04-24T14:02:00Z">
              <w:tcPr>
                <w:tcW w:w="2073" w:type="dxa"/>
              </w:tcPr>
            </w:tcPrChange>
          </w:tcPr>
          <w:p w:rsidR="00893082" w:rsidRDefault="00893082">
            <w:pPr>
              <w:pStyle w:val="Default"/>
              <w:cnfStyle w:val="000000000000" w:firstRow="0" w:lastRow="0" w:firstColumn="0" w:lastColumn="0" w:oddVBand="0" w:evenVBand="0" w:oddHBand="0" w:evenHBand="0" w:firstRowFirstColumn="0" w:firstRowLastColumn="0" w:lastRowFirstColumn="0" w:lastRowLastColumn="0"/>
              <w:rPr>
                <w:ins w:id="576" w:author="MSUUSER" w:date="2012-04-24T14:02:00Z"/>
                <w:sz w:val="23"/>
                <w:szCs w:val="23"/>
              </w:rPr>
            </w:pPr>
            <w:ins w:id="577" w:author="MSUUSER" w:date="2012-04-24T14:02:00Z">
              <w:r>
                <w:rPr>
                  <w:b/>
                  <w:bCs/>
                  <w:i/>
                  <w:iCs/>
                  <w:sz w:val="23"/>
                  <w:szCs w:val="23"/>
                </w:rPr>
                <w:t xml:space="preserve">Estimated Range </w:t>
              </w:r>
            </w:ins>
          </w:p>
        </w:tc>
      </w:tr>
      <w:tr w:rsidR="00893082" w:rsidTr="00893082">
        <w:tblPrEx>
          <w:tblPrExChange w:id="578" w:author="MSUUSER" w:date="2012-04-24T14:02: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4"/>
          <w:ins w:id="579" w:author="MSUUSER" w:date="2012-04-24T14:02:00Z"/>
          <w:trPrChange w:id="580" w:author="MSUUSER" w:date="2012-04-24T14:02:00Z">
            <w:trPr>
              <w:trHeight w:val="104"/>
            </w:trPr>
          </w:trPrChange>
        </w:trPr>
        <w:tc>
          <w:tcPr>
            <w:cnfStyle w:val="000010000000" w:firstRow="0" w:lastRow="0" w:firstColumn="0" w:lastColumn="0" w:oddVBand="1" w:evenVBand="0" w:oddHBand="0" w:evenHBand="0" w:firstRowFirstColumn="0" w:firstRowLastColumn="0" w:lastRowFirstColumn="0" w:lastRowLastColumn="0"/>
            <w:tcW w:w="2073" w:type="dxa"/>
            <w:tcPrChange w:id="581" w:author="MSUUSER" w:date="2012-04-24T14:02:00Z">
              <w:tcPr>
                <w:tcW w:w="2073" w:type="dxa"/>
              </w:tcPr>
            </w:tcPrChange>
          </w:tcPr>
          <w:p w:rsidR="00893082" w:rsidRDefault="00893082">
            <w:pPr>
              <w:pStyle w:val="Default"/>
              <w:cnfStyle w:val="000010100000" w:firstRow="0" w:lastRow="0" w:firstColumn="0" w:lastColumn="0" w:oddVBand="1" w:evenVBand="0" w:oddHBand="1" w:evenHBand="0" w:firstRowFirstColumn="0" w:firstRowLastColumn="0" w:lastRowFirstColumn="0" w:lastRowLastColumn="0"/>
              <w:rPr>
                <w:ins w:id="582" w:author="MSUUSER" w:date="2012-04-24T14:02:00Z"/>
                <w:sz w:val="23"/>
                <w:szCs w:val="23"/>
              </w:rPr>
            </w:pPr>
            <w:ins w:id="583" w:author="MSUUSER" w:date="2012-04-24T14:02:00Z">
              <w:r>
                <w:rPr>
                  <w:sz w:val="23"/>
                  <w:szCs w:val="23"/>
                </w:rPr>
                <w:t xml:space="preserve">ICBM </w:t>
              </w:r>
            </w:ins>
          </w:p>
        </w:tc>
        <w:tc>
          <w:tcPr>
            <w:tcW w:w="2073" w:type="dxa"/>
            <w:tcPrChange w:id="584" w:author="MSUUSER" w:date="2012-04-24T14:02:00Z">
              <w:tcPr>
                <w:tcW w:w="2073" w:type="dxa"/>
              </w:tcPr>
            </w:tcPrChange>
          </w:tcPr>
          <w:p w:rsidR="00893082" w:rsidRDefault="00893082">
            <w:pPr>
              <w:pStyle w:val="Default"/>
              <w:cnfStyle w:val="000000100000" w:firstRow="0" w:lastRow="0" w:firstColumn="0" w:lastColumn="0" w:oddVBand="0" w:evenVBand="0" w:oddHBand="1" w:evenHBand="0" w:firstRowFirstColumn="0" w:firstRowLastColumn="0" w:lastRowFirstColumn="0" w:lastRowLastColumn="0"/>
              <w:rPr>
                <w:ins w:id="585" w:author="MSUUSER" w:date="2012-04-24T14:02:00Z"/>
                <w:sz w:val="23"/>
                <w:szCs w:val="23"/>
              </w:rPr>
            </w:pPr>
            <w:ins w:id="586" w:author="MSUUSER" w:date="2012-04-24T14:02:00Z">
              <w:r>
                <w:rPr>
                  <w:sz w:val="23"/>
                  <w:szCs w:val="23"/>
                </w:rPr>
                <w:t xml:space="preserve">50-75 </w:t>
              </w:r>
            </w:ins>
          </w:p>
        </w:tc>
        <w:tc>
          <w:tcPr>
            <w:cnfStyle w:val="000010000000" w:firstRow="0" w:lastRow="0" w:firstColumn="0" w:lastColumn="0" w:oddVBand="1" w:evenVBand="0" w:oddHBand="0" w:evenHBand="0" w:firstRowFirstColumn="0" w:firstRowLastColumn="0" w:lastRowFirstColumn="0" w:lastRowLastColumn="0"/>
            <w:tcW w:w="2073" w:type="dxa"/>
            <w:tcPrChange w:id="587" w:author="MSUUSER" w:date="2012-04-24T14:02:00Z">
              <w:tcPr>
                <w:tcW w:w="2073" w:type="dxa"/>
              </w:tcPr>
            </w:tcPrChange>
          </w:tcPr>
          <w:p w:rsidR="00893082" w:rsidRDefault="00893082">
            <w:pPr>
              <w:pStyle w:val="Default"/>
              <w:cnfStyle w:val="000010100000" w:firstRow="0" w:lastRow="0" w:firstColumn="0" w:lastColumn="0" w:oddVBand="1" w:evenVBand="0" w:oddHBand="1" w:evenHBand="0" w:firstRowFirstColumn="0" w:firstRowLastColumn="0" w:lastRowFirstColumn="0" w:lastRowLastColumn="0"/>
              <w:rPr>
                <w:ins w:id="588" w:author="MSUUSER" w:date="2012-04-24T14:02:00Z"/>
                <w:sz w:val="23"/>
                <w:szCs w:val="23"/>
              </w:rPr>
            </w:pPr>
            <w:ins w:id="589" w:author="MSUUSER" w:date="2012-04-24T14:02:00Z">
              <w:r>
                <w:rPr>
                  <w:sz w:val="23"/>
                  <w:szCs w:val="23"/>
                </w:rPr>
                <w:t xml:space="preserve">50-75 </w:t>
              </w:r>
            </w:ins>
          </w:p>
        </w:tc>
        <w:tc>
          <w:tcPr>
            <w:tcW w:w="2073" w:type="dxa"/>
            <w:tcPrChange w:id="590" w:author="MSUUSER" w:date="2012-04-24T14:02:00Z">
              <w:tcPr>
                <w:tcW w:w="2073" w:type="dxa"/>
              </w:tcPr>
            </w:tcPrChange>
          </w:tcPr>
          <w:p w:rsidR="00893082" w:rsidRDefault="00893082">
            <w:pPr>
              <w:pStyle w:val="Default"/>
              <w:cnfStyle w:val="000000100000" w:firstRow="0" w:lastRow="0" w:firstColumn="0" w:lastColumn="0" w:oddVBand="0" w:evenVBand="0" w:oddHBand="1" w:evenHBand="0" w:firstRowFirstColumn="0" w:firstRowLastColumn="0" w:lastRowFirstColumn="0" w:lastRowLastColumn="0"/>
              <w:rPr>
                <w:ins w:id="591" w:author="MSUUSER" w:date="2012-04-24T14:02:00Z"/>
                <w:sz w:val="23"/>
                <w:szCs w:val="23"/>
              </w:rPr>
            </w:pPr>
            <w:ins w:id="592" w:author="MSUUSER" w:date="2012-04-24T14:02:00Z">
              <w:r>
                <w:rPr>
                  <w:sz w:val="23"/>
                  <w:szCs w:val="23"/>
                </w:rPr>
                <w:t xml:space="preserve">5,400-13,000+ km </w:t>
              </w:r>
            </w:ins>
          </w:p>
        </w:tc>
      </w:tr>
      <w:tr w:rsidR="00893082" w:rsidTr="00893082">
        <w:tblPrEx>
          <w:tblPrExChange w:id="593" w:author="MSUUSER" w:date="2012-04-24T14:02:00Z">
            <w:tblPrEx>
              <w:tblCellMar>
                <w:top w:w="0" w:type="dxa"/>
                <w:bottom w:w="0" w:type="dxa"/>
              </w:tblCellMar>
            </w:tblPrEx>
          </w:tblPrExChange>
        </w:tblPrEx>
        <w:trPr>
          <w:trHeight w:val="104"/>
          <w:ins w:id="594" w:author="MSUUSER" w:date="2012-04-24T14:02:00Z"/>
          <w:trPrChange w:id="595" w:author="MSUUSER" w:date="2012-04-24T14:02:00Z">
            <w:trPr>
              <w:trHeight w:val="104"/>
            </w:trPr>
          </w:trPrChange>
        </w:trPr>
        <w:tc>
          <w:tcPr>
            <w:cnfStyle w:val="000010000000" w:firstRow="0" w:lastRow="0" w:firstColumn="0" w:lastColumn="0" w:oddVBand="1" w:evenVBand="0" w:oddHBand="0" w:evenHBand="0" w:firstRowFirstColumn="0" w:firstRowLastColumn="0" w:lastRowFirstColumn="0" w:lastRowLastColumn="0"/>
            <w:tcW w:w="2073" w:type="dxa"/>
            <w:tcPrChange w:id="596" w:author="MSUUSER" w:date="2012-04-24T14:02:00Z">
              <w:tcPr>
                <w:tcW w:w="2073" w:type="dxa"/>
              </w:tcPr>
            </w:tcPrChange>
          </w:tcPr>
          <w:p w:rsidR="00893082" w:rsidRDefault="00893082">
            <w:pPr>
              <w:pStyle w:val="Default"/>
              <w:rPr>
                <w:ins w:id="597" w:author="MSUUSER" w:date="2012-04-24T14:02:00Z"/>
                <w:sz w:val="23"/>
                <w:szCs w:val="23"/>
              </w:rPr>
            </w:pPr>
            <w:ins w:id="598" w:author="MSUUSER" w:date="2012-04-24T14:02:00Z">
              <w:r>
                <w:rPr>
                  <w:sz w:val="23"/>
                  <w:szCs w:val="23"/>
                </w:rPr>
                <w:t xml:space="preserve">IRBM </w:t>
              </w:r>
            </w:ins>
          </w:p>
        </w:tc>
        <w:tc>
          <w:tcPr>
            <w:tcW w:w="2073" w:type="dxa"/>
            <w:tcPrChange w:id="599" w:author="MSUUSER" w:date="2012-04-24T14:02:00Z">
              <w:tcPr>
                <w:tcW w:w="2073" w:type="dxa"/>
              </w:tcPr>
            </w:tcPrChange>
          </w:tcPr>
          <w:p w:rsidR="00893082" w:rsidRDefault="00893082">
            <w:pPr>
              <w:pStyle w:val="Default"/>
              <w:cnfStyle w:val="000000000000" w:firstRow="0" w:lastRow="0" w:firstColumn="0" w:lastColumn="0" w:oddVBand="0" w:evenVBand="0" w:oddHBand="0" w:evenHBand="0" w:firstRowFirstColumn="0" w:firstRowLastColumn="0" w:lastRowFirstColumn="0" w:lastRowLastColumn="0"/>
              <w:rPr>
                <w:ins w:id="600" w:author="MSUUSER" w:date="2012-04-24T14:02:00Z"/>
                <w:sz w:val="23"/>
                <w:szCs w:val="23"/>
              </w:rPr>
            </w:pPr>
            <w:ins w:id="601" w:author="MSUUSER" w:date="2012-04-24T14:02:00Z">
              <w:r>
                <w:rPr>
                  <w:sz w:val="23"/>
                  <w:szCs w:val="23"/>
                </w:rPr>
                <w:t xml:space="preserve">5-20 </w:t>
              </w:r>
            </w:ins>
          </w:p>
        </w:tc>
        <w:tc>
          <w:tcPr>
            <w:cnfStyle w:val="000010000000" w:firstRow="0" w:lastRow="0" w:firstColumn="0" w:lastColumn="0" w:oddVBand="1" w:evenVBand="0" w:oddHBand="0" w:evenHBand="0" w:firstRowFirstColumn="0" w:firstRowLastColumn="0" w:lastRowFirstColumn="0" w:lastRowLastColumn="0"/>
            <w:tcW w:w="2073" w:type="dxa"/>
            <w:tcPrChange w:id="602" w:author="MSUUSER" w:date="2012-04-24T14:02:00Z">
              <w:tcPr>
                <w:tcW w:w="2073" w:type="dxa"/>
              </w:tcPr>
            </w:tcPrChange>
          </w:tcPr>
          <w:p w:rsidR="00893082" w:rsidRDefault="00893082">
            <w:pPr>
              <w:pStyle w:val="Default"/>
              <w:rPr>
                <w:ins w:id="603" w:author="MSUUSER" w:date="2012-04-24T14:02:00Z"/>
                <w:sz w:val="23"/>
                <w:szCs w:val="23"/>
              </w:rPr>
            </w:pPr>
            <w:ins w:id="604" w:author="MSUUSER" w:date="2012-04-24T14:02:00Z">
              <w:r>
                <w:rPr>
                  <w:sz w:val="23"/>
                  <w:szCs w:val="23"/>
                </w:rPr>
                <w:t xml:space="preserve">5-20 </w:t>
              </w:r>
            </w:ins>
          </w:p>
        </w:tc>
        <w:tc>
          <w:tcPr>
            <w:tcW w:w="2073" w:type="dxa"/>
            <w:tcPrChange w:id="605" w:author="MSUUSER" w:date="2012-04-24T14:02:00Z">
              <w:tcPr>
                <w:tcW w:w="2073" w:type="dxa"/>
              </w:tcPr>
            </w:tcPrChange>
          </w:tcPr>
          <w:p w:rsidR="00893082" w:rsidRDefault="00893082">
            <w:pPr>
              <w:pStyle w:val="Default"/>
              <w:cnfStyle w:val="000000000000" w:firstRow="0" w:lastRow="0" w:firstColumn="0" w:lastColumn="0" w:oddVBand="0" w:evenVBand="0" w:oddHBand="0" w:evenHBand="0" w:firstRowFirstColumn="0" w:firstRowLastColumn="0" w:lastRowFirstColumn="0" w:lastRowLastColumn="0"/>
              <w:rPr>
                <w:ins w:id="606" w:author="MSUUSER" w:date="2012-04-24T14:02:00Z"/>
                <w:sz w:val="23"/>
                <w:szCs w:val="23"/>
              </w:rPr>
            </w:pPr>
            <w:ins w:id="607" w:author="MSUUSER" w:date="2012-04-24T14:02:00Z">
              <w:r>
                <w:rPr>
                  <w:sz w:val="23"/>
                  <w:szCs w:val="23"/>
                </w:rPr>
                <w:t xml:space="preserve">3,000+ km </w:t>
              </w:r>
            </w:ins>
          </w:p>
        </w:tc>
      </w:tr>
      <w:tr w:rsidR="00893082" w:rsidTr="00893082">
        <w:tblPrEx>
          <w:tblPrExChange w:id="608" w:author="MSUUSER" w:date="2012-04-24T14:02: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4"/>
          <w:ins w:id="609" w:author="MSUUSER" w:date="2012-04-24T14:02:00Z"/>
          <w:trPrChange w:id="610" w:author="MSUUSER" w:date="2012-04-24T14:02:00Z">
            <w:trPr>
              <w:trHeight w:val="104"/>
            </w:trPr>
          </w:trPrChange>
        </w:trPr>
        <w:tc>
          <w:tcPr>
            <w:cnfStyle w:val="000010000000" w:firstRow="0" w:lastRow="0" w:firstColumn="0" w:lastColumn="0" w:oddVBand="1" w:evenVBand="0" w:oddHBand="0" w:evenHBand="0" w:firstRowFirstColumn="0" w:firstRowLastColumn="0" w:lastRowFirstColumn="0" w:lastRowLastColumn="0"/>
            <w:tcW w:w="2073" w:type="dxa"/>
            <w:tcPrChange w:id="611" w:author="MSUUSER" w:date="2012-04-24T14:02:00Z">
              <w:tcPr>
                <w:tcW w:w="2073" w:type="dxa"/>
              </w:tcPr>
            </w:tcPrChange>
          </w:tcPr>
          <w:p w:rsidR="00893082" w:rsidRDefault="00893082">
            <w:pPr>
              <w:pStyle w:val="Default"/>
              <w:cnfStyle w:val="000010100000" w:firstRow="0" w:lastRow="0" w:firstColumn="0" w:lastColumn="0" w:oddVBand="1" w:evenVBand="0" w:oddHBand="1" w:evenHBand="0" w:firstRowFirstColumn="0" w:firstRowLastColumn="0" w:lastRowFirstColumn="0" w:lastRowLastColumn="0"/>
              <w:rPr>
                <w:ins w:id="612" w:author="MSUUSER" w:date="2012-04-24T14:02:00Z"/>
                <w:sz w:val="23"/>
                <w:szCs w:val="23"/>
              </w:rPr>
            </w:pPr>
            <w:ins w:id="613" w:author="MSUUSER" w:date="2012-04-24T14:02:00Z">
              <w:r>
                <w:rPr>
                  <w:sz w:val="23"/>
                  <w:szCs w:val="23"/>
                </w:rPr>
                <w:t xml:space="preserve">MRBM </w:t>
              </w:r>
            </w:ins>
          </w:p>
        </w:tc>
        <w:tc>
          <w:tcPr>
            <w:tcW w:w="2073" w:type="dxa"/>
            <w:tcPrChange w:id="614" w:author="MSUUSER" w:date="2012-04-24T14:02:00Z">
              <w:tcPr>
                <w:tcW w:w="2073" w:type="dxa"/>
              </w:tcPr>
            </w:tcPrChange>
          </w:tcPr>
          <w:p w:rsidR="00893082" w:rsidRDefault="00893082">
            <w:pPr>
              <w:pStyle w:val="Default"/>
              <w:cnfStyle w:val="000000100000" w:firstRow="0" w:lastRow="0" w:firstColumn="0" w:lastColumn="0" w:oddVBand="0" w:evenVBand="0" w:oddHBand="1" w:evenHBand="0" w:firstRowFirstColumn="0" w:firstRowLastColumn="0" w:lastRowFirstColumn="0" w:lastRowLastColumn="0"/>
              <w:rPr>
                <w:ins w:id="615" w:author="MSUUSER" w:date="2012-04-24T14:02:00Z"/>
                <w:sz w:val="23"/>
                <w:szCs w:val="23"/>
              </w:rPr>
            </w:pPr>
            <w:ins w:id="616" w:author="MSUUSER" w:date="2012-04-24T14:02:00Z">
              <w:r>
                <w:rPr>
                  <w:sz w:val="23"/>
                  <w:szCs w:val="23"/>
                </w:rPr>
                <w:t xml:space="preserve">75-100 </w:t>
              </w:r>
            </w:ins>
          </w:p>
        </w:tc>
        <w:tc>
          <w:tcPr>
            <w:cnfStyle w:val="000010000000" w:firstRow="0" w:lastRow="0" w:firstColumn="0" w:lastColumn="0" w:oddVBand="1" w:evenVBand="0" w:oddHBand="0" w:evenHBand="0" w:firstRowFirstColumn="0" w:firstRowLastColumn="0" w:lastRowFirstColumn="0" w:lastRowLastColumn="0"/>
            <w:tcW w:w="2073" w:type="dxa"/>
            <w:tcPrChange w:id="617" w:author="MSUUSER" w:date="2012-04-24T14:02:00Z">
              <w:tcPr>
                <w:tcW w:w="2073" w:type="dxa"/>
              </w:tcPr>
            </w:tcPrChange>
          </w:tcPr>
          <w:p w:rsidR="00893082" w:rsidRDefault="00893082">
            <w:pPr>
              <w:pStyle w:val="Default"/>
              <w:cnfStyle w:val="000010100000" w:firstRow="0" w:lastRow="0" w:firstColumn="0" w:lastColumn="0" w:oddVBand="1" w:evenVBand="0" w:oddHBand="1" w:evenHBand="0" w:firstRowFirstColumn="0" w:firstRowLastColumn="0" w:lastRowFirstColumn="0" w:lastRowLastColumn="0"/>
              <w:rPr>
                <w:ins w:id="618" w:author="MSUUSER" w:date="2012-04-24T14:02:00Z"/>
                <w:sz w:val="23"/>
                <w:szCs w:val="23"/>
              </w:rPr>
            </w:pPr>
            <w:ins w:id="619" w:author="MSUUSER" w:date="2012-04-24T14:02:00Z">
              <w:r>
                <w:rPr>
                  <w:sz w:val="23"/>
                  <w:szCs w:val="23"/>
                </w:rPr>
                <w:t xml:space="preserve">75-100 </w:t>
              </w:r>
            </w:ins>
          </w:p>
        </w:tc>
        <w:tc>
          <w:tcPr>
            <w:tcW w:w="2073" w:type="dxa"/>
            <w:tcPrChange w:id="620" w:author="MSUUSER" w:date="2012-04-24T14:02:00Z">
              <w:tcPr>
                <w:tcW w:w="2073" w:type="dxa"/>
              </w:tcPr>
            </w:tcPrChange>
          </w:tcPr>
          <w:p w:rsidR="00893082" w:rsidRDefault="00893082">
            <w:pPr>
              <w:pStyle w:val="Default"/>
              <w:cnfStyle w:val="000000100000" w:firstRow="0" w:lastRow="0" w:firstColumn="0" w:lastColumn="0" w:oddVBand="0" w:evenVBand="0" w:oddHBand="1" w:evenHBand="0" w:firstRowFirstColumn="0" w:firstRowLastColumn="0" w:lastRowFirstColumn="0" w:lastRowLastColumn="0"/>
              <w:rPr>
                <w:ins w:id="621" w:author="MSUUSER" w:date="2012-04-24T14:02:00Z"/>
                <w:sz w:val="23"/>
                <w:szCs w:val="23"/>
              </w:rPr>
            </w:pPr>
            <w:ins w:id="622" w:author="MSUUSER" w:date="2012-04-24T14:02:00Z">
              <w:r>
                <w:rPr>
                  <w:sz w:val="23"/>
                  <w:szCs w:val="23"/>
                </w:rPr>
                <w:t xml:space="preserve">1,750+ km </w:t>
              </w:r>
            </w:ins>
          </w:p>
        </w:tc>
      </w:tr>
      <w:tr w:rsidR="00893082" w:rsidTr="00893082">
        <w:tblPrEx>
          <w:tblPrExChange w:id="623" w:author="MSUUSER" w:date="2012-04-24T14:02:00Z">
            <w:tblPrEx>
              <w:tblCellMar>
                <w:top w:w="0" w:type="dxa"/>
                <w:bottom w:w="0" w:type="dxa"/>
              </w:tblCellMar>
            </w:tblPrEx>
          </w:tblPrExChange>
        </w:tblPrEx>
        <w:trPr>
          <w:trHeight w:val="104"/>
          <w:ins w:id="624" w:author="MSUUSER" w:date="2012-04-24T14:02:00Z"/>
          <w:trPrChange w:id="625" w:author="MSUUSER" w:date="2012-04-24T14:02:00Z">
            <w:trPr>
              <w:trHeight w:val="104"/>
            </w:trPr>
          </w:trPrChange>
        </w:trPr>
        <w:tc>
          <w:tcPr>
            <w:cnfStyle w:val="000010000000" w:firstRow="0" w:lastRow="0" w:firstColumn="0" w:lastColumn="0" w:oddVBand="1" w:evenVBand="0" w:oddHBand="0" w:evenHBand="0" w:firstRowFirstColumn="0" w:firstRowLastColumn="0" w:lastRowFirstColumn="0" w:lastRowLastColumn="0"/>
            <w:tcW w:w="2073" w:type="dxa"/>
            <w:tcPrChange w:id="626" w:author="MSUUSER" w:date="2012-04-24T14:02:00Z">
              <w:tcPr>
                <w:tcW w:w="2073" w:type="dxa"/>
              </w:tcPr>
            </w:tcPrChange>
          </w:tcPr>
          <w:p w:rsidR="00893082" w:rsidRDefault="00893082">
            <w:pPr>
              <w:pStyle w:val="Default"/>
              <w:rPr>
                <w:ins w:id="627" w:author="MSUUSER" w:date="2012-04-24T14:02:00Z"/>
                <w:sz w:val="23"/>
                <w:szCs w:val="23"/>
              </w:rPr>
            </w:pPr>
            <w:ins w:id="628" w:author="MSUUSER" w:date="2012-04-24T14:02:00Z">
              <w:r>
                <w:rPr>
                  <w:sz w:val="23"/>
                  <w:szCs w:val="23"/>
                </w:rPr>
                <w:t xml:space="preserve">SRBM </w:t>
              </w:r>
            </w:ins>
          </w:p>
        </w:tc>
        <w:tc>
          <w:tcPr>
            <w:tcW w:w="2073" w:type="dxa"/>
            <w:tcPrChange w:id="629" w:author="MSUUSER" w:date="2012-04-24T14:02:00Z">
              <w:tcPr>
                <w:tcW w:w="2073" w:type="dxa"/>
              </w:tcPr>
            </w:tcPrChange>
          </w:tcPr>
          <w:p w:rsidR="00893082" w:rsidRDefault="00893082">
            <w:pPr>
              <w:pStyle w:val="Default"/>
              <w:cnfStyle w:val="000000000000" w:firstRow="0" w:lastRow="0" w:firstColumn="0" w:lastColumn="0" w:oddVBand="0" w:evenVBand="0" w:oddHBand="0" w:evenHBand="0" w:firstRowFirstColumn="0" w:firstRowLastColumn="0" w:lastRowFirstColumn="0" w:lastRowLastColumn="0"/>
              <w:rPr>
                <w:ins w:id="630" w:author="MSUUSER" w:date="2012-04-24T14:02:00Z"/>
                <w:sz w:val="23"/>
                <w:szCs w:val="23"/>
              </w:rPr>
            </w:pPr>
            <w:ins w:id="631" w:author="MSUUSER" w:date="2012-04-24T14:02:00Z">
              <w:r>
                <w:rPr>
                  <w:sz w:val="23"/>
                  <w:szCs w:val="23"/>
                </w:rPr>
                <w:t xml:space="preserve">1,000-1,200 </w:t>
              </w:r>
            </w:ins>
          </w:p>
        </w:tc>
        <w:tc>
          <w:tcPr>
            <w:cnfStyle w:val="000010000000" w:firstRow="0" w:lastRow="0" w:firstColumn="0" w:lastColumn="0" w:oddVBand="1" w:evenVBand="0" w:oddHBand="0" w:evenHBand="0" w:firstRowFirstColumn="0" w:firstRowLastColumn="0" w:lastRowFirstColumn="0" w:lastRowLastColumn="0"/>
            <w:tcW w:w="2073" w:type="dxa"/>
            <w:tcPrChange w:id="632" w:author="MSUUSER" w:date="2012-04-24T14:02:00Z">
              <w:tcPr>
                <w:tcW w:w="2073" w:type="dxa"/>
              </w:tcPr>
            </w:tcPrChange>
          </w:tcPr>
          <w:p w:rsidR="00893082" w:rsidRDefault="00893082">
            <w:pPr>
              <w:pStyle w:val="Default"/>
              <w:rPr>
                <w:ins w:id="633" w:author="MSUUSER" w:date="2012-04-24T14:02:00Z"/>
                <w:sz w:val="23"/>
                <w:szCs w:val="23"/>
              </w:rPr>
            </w:pPr>
            <w:ins w:id="634" w:author="MSUUSER" w:date="2012-04-24T14:02:00Z">
              <w:r>
                <w:rPr>
                  <w:sz w:val="23"/>
                  <w:szCs w:val="23"/>
                </w:rPr>
                <w:t xml:space="preserve">200-250 </w:t>
              </w:r>
            </w:ins>
          </w:p>
        </w:tc>
        <w:tc>
          <w:tcPr>
            <w:tcW w:w="2073" w:type="dxa"/>
            <w:tcPrChange w:id="635" w:author="MSUUSER" w:date="2012-04-24T14:02:00Z">
              <w:tcPr>
                <w:tcW w:w="2073" w:type="dxa"/>
              </w:tcPr>
            </w:tcPrChange>
          </w:tcPr>
          <w:p w:rsidR="00893082" w:rsidRDefault="00893082">
            <w:pPr>
              <w:pStyle w:val="Default"/>
              <w:cnfStyle w:val="000000000000" w:firstRow="0" w:lastRow="0" w:firstColumn="0" w:lastColumn="0" w:oddVBand="0" w:evenVBand="0" w:oddHBand="0" w:evenHBand="0" w:firstRowFirstColumn="0" w:firstRowLastColumn="0" w:lastRowFirstColumn="0" w:lastRowLastColumn="0"/>
              <w:rPr>
                <w:ins w:id="636" w:author="MSUUSER" w:date="2012-04-24T14:02:00Z"/>
                <w:sz w:val="23"/>
                <w:szCs w:val="23"/>
              </w:rPr>
            </w:pPr>
            <w:ins w:id="637" w:author="MSUUSER" w:date="2012-04-24T14:02:00Z">
              <w:r>
                <w:rPr>
                  <w:sz w:val="23"/>
                  <w:szCs w:val="23"/>
                </w:rPr>
                <w:t xml:space="preserve">300-600 km </w:t>
              </w:r>
            </w:ins>
          </w:p>
        </w:tc>
      </w:tr>
      <w:tr w:rsidR="00893082" w:rsidTr="00893082">
        <w:tblPrEx>
          <w:tblPrExChange w:id="638" w:author="MSUUSER" w:date="2012-04-24T14:02:00Z">
            <w:tblPrEx>
              <w:tblCellMar>
                <w:top w:w="0" w:type="dxa"/>
                <w:bottom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val="104"/>
          <w:ins w:id="639" w:author="MSUUSER" w:date="2012-04-24T14:02:00Z"/>
          <w:trPrChange w:id="640" w:author="MSUUSER" w:date="2012-04-24T14:02:00Z">
            <w:trPr>
              <w:trHeight w:val="104"/>
            </w:trPr>
          </w:trPrChange>
        </w:trPr>
        <w:tc>
          <w:tcPr>
            <w:cnfStyle w:val="000010000000" w:firstRow="0" w:lastRow="0" w:firstColumn="0" w:lastColumn="0" w:oddVBand="1" w:evenVBand="0" w:oddHBand="0" w:evenHBand="0" w:firstRowFirstColumn="0" w:firstRowLastColumn="0" w:lastRowFirstColumn="0" w:lastRowLastColumn="0"/>
            <w:tcW w:w="2073" w:type="dxa"/>
            <w:tcPrChange w:id="641" w:author="MSUUSER" w:date="2012-04-24T14:02:00Z">
              <w:tcPr>
                <w:tcW w:w="2073" w:type="dxa"/>
              </w:tcPr>
            </w:tcPrChange>
          </w:tcPr>
          <w:p w:rsidR="00893082" w:rsidRDefault="00893082">
            <w:pPr>
              <w:pStyle w:val="Default"/>
              <w:cnfStyle w:val="000010100000" w:firstRow="0" w:lastRow="0" w:firstColumn="0" w:lastColumn="0" w:oddVBand="1" w:evenVBand="0" w:oddHBand="1" w:evenHBand="0" w:firstRowFirstColumn="0" w:firstRowLastColumn="0" w:lastRowFirstColumn="0" w:lastRowLastColumn="0"/>
              <w:rPr>
                <w:ins w:id="642" w:author="MSUUSER" w:date="2012-04-24T14:02:00Z"/>
                <w:sz w:val="23"/>
                <w:szCs w:val="23"/>
              </w:rPr>
            </w:pPr>
            <w:ins w:id="643" w:author="MSUUSER" w:date="2012-04-24T14:02:00Z">
              <w:r>
                <w:rPr>
                  <w:sz w:val="23"/>
                  <w:szCs w:val="23"/>
                </w:rPr>
                <w:t xml:space="preserve">GLCM </w:t>
              </w:r>
            </w:ins>
          </w:p>
        </w:tc>
        <w:tc>
          <w:tcPr>
            <w:tcW w:w="2073" w:type="dxa"/>
            <w:tcPrChange w:id="644" w:author="MSUUSER" w:date="2012-04-24T14:02:00Z">
              <w:tcPr>
                <w:tcW w:w="2073" w:type="dxa"/>
              </w:tcPr>
            </w:tcPrChange>
          </w:tcPr>
          <w:p w:rsidR="00893082" w:rsidRDefault="00893082">
            <w:pPr>
              <w:pStyle w:val="Default"/>
              <w:cnfStyle w:val="000000100000" w:firstRow="0" w:lastRow="0" w:firstColumn="0" w:lastColumn="0" w:oddVBand="0" w:evenVBand="0" w:oddHBand="1" w:evenHBand="0" w:firstRowFirstColumn="0" w:firstRowLastColumn="0" w:lastRowFirstColumn="0" w:lastRowLastColumn="0"/>
              <w:rPr>
                <w:ins w:id="645" w:author="MSUUSER" w:date="2012-04-24T14:02:00Z"/>
                <w:sz w:val="23"/>
                <w:szCs w:val="23"/>
              </w:rPr>
            </w:pPr>
            <w:ins w:id="646" w:author="MSUUSER" w:date="2012-04-24T14:02:00Z">
              <w:r>
                <w:rPr>
                  <w:sz w:val="23"/>
                  <w:szCs w:val="23"/>
                </w:rPr>
                <w:t xml:space="preserve">200-500 </w:t>
              </w:r>
            </w:ins>
          </w:p>
        </w:tc>
        <w:tc>
          <w:tcPr>
            <w:cnfStyle w:val="000010000000" w:firstRow="0" w:lastRow="0" w:firstColumn="0" w:lastColumn="0" w:oddVBand="1" w:evenVBand="0" w:oddHBand="0" w:evenHBand="0" w:firstRowFirstColumn="0" w:firstRowLastColumn="0" w:lastRowFirstColumn="0" w:lastRowLastColumn="0"/>
            <w:tcW w:w="2073" w:type="dxa"/>
            <w:tcPrChange w:id="647" w:author="MSUUSER" w:date="2012-04-24T14:02:00Z">
              <w:tcPr>
                <w:tcW w:w="2073" w:type="dxa"/>
              </w:tcPr>
            </w:tcPrChange>
          </w:tcPr>
          <w:p w:rsidR="00893082" w:rsidRDefault="00893082">
            <w:pPr>
              <w:pStyle w:val="Default"/>
              <w:cnfStyle w:val="000010100000" w:firstRow="0" w:lastRow="0" w:firstColumn="0" w:lastColumn="0" w:oddVBand="1" w:evenVBand="0" w:oddHBand="1" w:evenHBand="0" w:firstRowFirstColumn="0" w:firstRowLastColumn="0" w:lastRowFirstColumn="0" w:lastRowLastColumn="0"/>
              <w:rPr>
                <w:ins w:id="648" w:author="MSUUSER" w:date="2012-04-24T14:02:00Z"/>
                <w:sz w:val="23"/>
                <w:szCs w:val="23"/>
              </w:rPr>
            </w:pPr>
            <w:ins w:id="649" w:author="MSUUSER" w:date="2012-04-24T14:02:00Z">
              <w:r>
                <w:rPr>
                  <w:sz w:val="23"/>
                  <w:szCs w:val="23"/>
                </w:rPr>
                <w:t xml:space="preserve">40-55 </w:t>
              </w:r>
            </w:ins>
          </w:p>
        </w:tc>
        <w:tc>
          <w:tcPr>
            <w:tcW w:w="2073" w:type="dxa"/>
            <w:tcPrChange w:id="650" w:author="MSUUSER" w:date="2012-04-24T14:02:00Z">
              <w:tcPr>
                <w:tcW w:w="2073" w:type="dxa"/>
              </w:tcPr>
            </w:tcPrChange>
          </w:tcPr>
          <w:p w:rsidR="00893082" w:rsidRDefault="00893082">
            <w:pPr>
              <w:pStyle w:val="Default"/>
              <w:cnfStyle w:val="000000100000" w:firstRow="0" w:lastRow="0" w:firstColumn="0" w:lastColumn="0" w:oddVBand="0" w:evenVBand="0" w:oddHBand="1" w:evenHBand="0" w:firstRowFirstColumn="0" w:firstRowLastColumn="0" w:lastRowFirstColumn="0" w:lastRowLastColumn="0"/>
              <w:rPr>
                <w:ins w:id="651" w:author="MSUUSER" w:date="2012-04-24T14:02:00Z"/>
                <w:sz w:val="23"/>
                <w:szCs w:val="23"/>
              </w:rPr>
            </w:pPr>
            <w:ins w:id="652" w:author="MSUUSER" w:date="2012-04-24T14:02:00Z">
              <w:r>
                <w:rPr>
                  <w:sz w:val="23"/>
                  <w:szCs w:val="23"/>
                </w:rPr>
                <w:t xml:space="preserve">1,500+ km </w:t>
              </w:r>
            </w:ins>
          </w:p>
        </w:tc>
      </w:tr>
    </w:tbl>
    <w:p w:rsidR="00C0552D" w:rsidRPr="005D4A91" w:rsidRDefault="00C0552D" w:rsidP="005D4A91">
      <w:pPr>
        <w:jc w:val="both"/>
        <w:rPr>
          <w:rFonts w:asciiTheme="majorHAnsi" w:hAnsiTheme="majorHAnsi"/>
          <w:sz w:val="24"/>
          <w:szCs w:val="24"/>
          <w:rPrChange w:id="653" w:author="MSUUSER" w:date="2012-04-24T13:34:00Z">
            <w:rPr/>
          </w:rPrChange>
        </w:rPr>
        <w:pPrChange w:id="654" w:author="MSUUSER" w:date="2012-04-24T13:34:00Z">
          <w:pPr>
            <w:pStyle w:val="ListParagraph"/>
            <w:ind w:firstLine="720"/>
            <w:jc w:val="both"/>
          </w:pPr>
        </w:pPrChange>
      </w:pPr>
    </w:p>
    <w:sectPr w:rsidR="00C0552D" w:rsidRPr="005D4A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E63" w:rsidRDefault="00806E63" w:rsidP="00113864">
      <w:pPr>
        <w:spacing w:after="0" w:line="240" w:lineRule="auto"/>
      </w:pPr>
      <w:r>
        <w:separator/>
      </w:r>
    </w:p>
  </w:endnote>
  <w:endnote w:type="continuationSeparator" w:id="0">
    <w:p w:rsidR="00806E63" w:rsidRDefault="00806E63" w:rsidP="0011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
    <w:altName w:val="MS Mincho"/>
    <w:panose1 w:val="00000000000000000000"/>
    <w:charset w:val="80"/>
    <w:family w:val="auto"/>
    <w:notTrueType/>
    <w:pitch w:val="variable"/>
    <w:sig w:usb0="00000000" w:usb1="08070000" w:usb2="00000010" w:usb3="00000000" w:csb0="00020000" w:csb1="00000000"/>
  </w:font>
  <w:font w:name="Wide Latin">
    <w:panose1 w:val="020A0A07050505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E63" w:rsidRDefault="00806E63" w:rsidP="00113864">
      <w:pPr>
        <w:spacing w:after="0" w:line="240" w:lineRule="auto"/>
      </w:pPr>
      <w:r>
        <w:separator/>
      </w:r>
    </w:p>
  </w:footnote>
  <w:footnote w:type="continuationSeparator" w:id="0">
    <w:p w:rsidR="00806E63" w:rsidRDefault="00806E63" w:rsidP="001138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25CBA"/>
    <w:multiLevelType w:val="hybridMultilevel"/>
    <w:tmpl w:val="62F4C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816E00"/>
    <w:multiLevelType w:val="hybridMultilevel"/>
    <w:tmpl w:val="C9E86D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44133E"/>
    <w:multiLevelType w:val="hybridMultilevel"/>
    <w:tmpl w:val="C9E86D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7A4"/>
    <w:rsid w:val="00012B54"/>
    <w:rsid w:val="00085185"/>
    <w:rsid w:val="00094DE8"/>
    <w:rsid w:val="0009706C"/>
    <w:rsid w:val="00113864"/>
    <w:rsid w:val="00132738"/>
    <w:rsid w:val="001827E2"/>
    <w:rsid w:val="001A32B5"/>
    <w:rsid w:val="001B1531"/>
    <w:rsid w:val="001D45BA"/>
    <w:rsid w:val="001E4211"/>
    <w:rsid w:val="00201246"/>
    <w:rsid w:val="002025E6"/>
    <w:rsid w:val="002162CD"/>
    <w:rsid w:val="00256A97"/>
    <w:rsid w:val="002620DA"/>
    <w:rsid w:val="00262892"/>
    <w:rsid w:val="002B0865"/>
    <w:rsid w:val="002C3A81"/>
    <w:rsid w:val="002D5E44"/>
    <w:rsid w:val="002D6873"/>
    <w:rsid w:val="0036121A"/>
    <w:rsid w:val="003A4608"/>
    <w:rsid w:val="003D01D6"/>
    <w:rsid w:val="00470B03"/>
    <w:rsid w:val="00485036"/>
    <w:rsid w:val="004A40D7"/>
    <w:rsid w:val="004C4104"/>
    <w:rsid w:val="0050233B"/>
    <w:rsid w:val="005247FC"/>
    <w:rsid w:val="005852E1"/>
    <w:rsid w:val="005B29A0"/>
    <w:rsid w:val="005D4A91"/>
    <w:rsid w:val="0064727D"/>
    <w:rsid w:val="00670E7A"/>
    <w:rsid w:val="006867D7"/>
    <w:rsid w:val="00690334"/>
    <w:rsid w:val="006F147C"/>
    <w:rsid w:val="007055AF"/>
    <w:rsid w:val="0073732F"/>
    <w:rsid w:val="00762D6D"/>
    <w:rsid w:val="00797B5B"/>
    <w:rsid w:val="007C3288"/>
    <w:rsid w:val="00806E63"/>
    <w:rsid w:val="00854A7D"/>
    <w:rsid w:val="008721BA"/>
    <w:rsid w:val="00893082"/>
    <w:rsid w:val="008B5C8A"/>
    <w:rsid w:val="008F1555"/>
    <w:rsid w:val="00972D58"/>
    <w:rsid w:val="009D0E77"/>
    <w:rsid w:val="009E5811"/>
    <w:rsid w:val="00A54F8E"/>
    <w:rsid w:val="00A9717E"/>
    <w:rsid w:val="00AD1058"/>
    <w:rsid w:val="00AD2C3E"/>
    <w:rsid w:val="00AF7E12"/>
    <w:rsid w:val="00B23B55"/>
    <w:rsid w:val="00B24021"/>
    <w:rsid w:val="00B2524C"/>
    <w:rsid w:val="00B46066"/>
    <w:rsid w:val="00B91E33"/>
    <w:rsid w:val="00BC48AE"/>
    <w:rsid w:val="00BC6509"/>
    <w:rsid w:val="00C00C0D"/>
    <w:rsid w:val="00C0552D"/>
    <w:rsid w:val="00C348FA"/>
    <w:rsid w:val="00C4793B"/>
    <w:rsid w:val="00C562C7"/>
    <w:rsid w:val="00C870D0"/>
    <w:rsid w:val="00CC02C9"/>
    <w:rsid w:val="00CE47A4"/>
    <w:rsid w:val="00D47E5B"/>
    <w:rsid w:val="00D73876"/>
    <w:rsid w:val="00DE249D"/>
    <w:rsid w:val="00E16042"/>
    <w:rsid w:val="00E33B68"/>
    <w:rsid w:val="00E54DD6"/>
    <w:rsid w:val="00E67B50"/>
    <w:rsid w:val="00EB3EDF"/>
    <w:rsid w:val="00EB532B"/>
    <w:rsid w:val="00EC605B"/>
    <w:rsid w:val="00EC6E45"/>
    <w:rsid w:val="00ED0EBF"/>
    <w:rsid w:val="00F03097"/>
    <w:rsid w:val="00F705D1"/>
    <w:rsid w:val="00F962FE"/>
    <w:rsid w:val="00F96BE0"/>
    <w:rsid w:val="00FC5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60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06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46066"/>
    <w:pPr>
      <w:outlineLvl w:val="9"/>
    </w:pPr>
    <w:rPr>
      <w:lang w:eastAsia="ja-JP"/>
    </w:rPr>
  </w:style>
  <w:style w:type="paragraph" w:styleId="TOC2">
    <w:name w:val="toc 2"/>
    <w:basedOn w:val="Normal"/>
    <w:next w:val="Normal"/>
    <w:autoRedefine/>
    <w:uiPriority w:val="39"/>
    <w:semiHidden/>
    <w:unhideWhenUsed/>
    <w:qFormat/>
    <w:rsid w:val="00B46066"/>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B46066"/>
    <w:pPr>
      <w:spacing w:after="100"/>
    </w:pPr>
    <w:rPr>
      <w:rFonts w:eastAsiaTheme="minorEastAsia"/>
      <w:lang w:eastAsia="ja-JP"/>
    </w:rPr>
  </w:style>
  <w:style w:type="paragraph" w:styleId="TOC3">
    <w:name w:val="toc 3"/>
    <w:basedOn w:val="Normal"/>
    <w:next w:val="Normal"/>
    <w:autoRedefine/>
    <w:uiPriority w:val="39"/>
    <w:semiHidden/>
    <w:unhideWhenUsed/>
    <w:qFormat/>
    <w:rsid w:val="00B46066"/>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B46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066"/>
    <w:rPr>
      <w:rFonts w:ascii="Tahoma" w:hAnsi="Tahoma" w:cs="Tahoma"/>
      <w:sz w:val="16"/>
      <w:szCs w:val="16"/>
    </w:rPr>
  </w:style>
  <w:style w:type="paragraph" w:styleId="ListParagraph">
    <w:name w:val="List Paragraph"/>
    <w:basedOn w:val="Normal"/>
    <w:uiPriority w:val="34"/>
    <w:qFormat/>
    <w:rsid w:val="00B46066"/>
    <w:pPr>
      <w:ind w:left="720"/>
      <w:contextualSpacing/>
    </w:pPr>
  </w:style>
  <w:style w:type="paragraph" w:styleId="FootnoteText">
    <w:name w:val="footnote text"/>
    <w:basedOn w:val="Normal"/>
    <w:link w:val="FootnoteTextChar"/>
    <w:uiPriority w:val="99"/>
    <w:semiHidden/>
    <w:unhideWhenUsed/>
    <w:rsid w:val="00113864"/>
    <w:pPr>
      <w:suppressAutoHyphens/>
      <w:spacing w:after="0" w:line="240" w:lineRule="auto"/>
    </w:pPr>
    <w:rPr>
      <w:rFonts w:ascii="Cambria" w:eastAsia="MS ??" w:hAnsi="Cambria" w:cs="Times New Roman"/>
      <w:kern w:val="2"/>
      <w:sz w:val="24"/>
      <w:szCs w:val="24"/>
      <w:lang w:eastAsia="hi-IN" w:bidi="hi-IN"/>
    </w:rPr>
  </w:style>
  <w:style w:type="character" w:customStyle="1" w:styleId="FootnoteTextChar">
    <w:name w:val="Footnote Text Char"/>
    <w:basedOn w:val="DefaultParagraphFont"/>
    <w:link w:val="FootnoteText"/>
    <w:uiPriority w:val="99"/>
    <w:semiHidden/>
    <w:rsid w:val="00113864"/>
    <w:rPr>
      <w:rFonts w:ascii="Cambria" w:eastAsia="MS ??" w:hAnsi="Cambria" w:cs="Times New Roman"/>
      <w:kern w:val="2"/>
      <w:sz w:val="24"/>
      <w:szCs w:val="24"/>
      <w:lang w:eastAsia="hi-IN" w:bidi="hi-IN"/>
    </w:rPr>
  </w:style>
  <w:style w:type="character" w:styleId="FootnoteReference">
    <w:name w:val="footnote reference"/>
    <w:basedOn w:val="DefaultParagraphFont"/>
    <w:uiPriority w:val="99"/>
    <w:semiHidden/>
    <w:unhideWhenUsed/>
    <w:rsid w:val="00113864"/>
    <w:rPr>
      <w:vertAlign w:val="superscript"/>
    </w:rPr>
  </w:style>
  <w:style w:type="character" w:styleId="Hyperlink">
    <w:name w:val="Hyperlink"/>
    <w:basedOn w:val="DefaultParagraphFont"/>
    <w:uiPriority w:val="99"/>
    <w:unhideWhenUsed/>
    <w:rsid w:val="00AD1058"/>
    <w:rPr>
      <w:color w:val="0000FF" w:themeColor="hyperlink"/>
      <w:u w:val="single"/>
    </w:rPr>
  </w:style>
  <w:style w:type="paragraph" w:styleId="Bibliography">
    <w:name w:val="Bibliography"/>
    <w:basedOn w:val="Normal"/>
    <w:next w:val="Normal"/>
    <w:uiPriority w:val="37"/>
    <w:unhideWhenUsed/>
    <w:rsid w:val="005D4A91"/>
  </w:style>
  <w:style w:type="paragraph" w:customStyle="1" w:styleId="Default">
    <w:name w:val="Default"/>
    <w:rsid w:val="005D4A91"/>
    <w:pPr>
      <w:autoSpaceDE w:val="0"/>
      <w:autoSpaceDN w:val="0"/>
      <w:adjustRightInd w:val="0"/>
      <w:spacing w:after="0" w:line="240" w:lineRule="auto"/>
    </w:pPr>
    <w:rPr>
      <w:rFonts w:ascii="Times New Roman" w:hAnsi="Times New Roman" w:cs="Times New Roman"/>
      <w:color w:val="000000"/>
      <w:sz w:val="24"/>
      <w:szCs w:val="24"/>
    </w:rPr>
  </w:style>
  <w:style w:type="table" w:styleId="LightList-Accent1">
    <w:name w:val="Light List Accent 1"/>
    <w:basedOn w:val="TableNormal"/>
    <w:uiPriority w:val="61"/>
    <w:rsid w:val="005D4A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C05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52D"/>
  </w:style>
  <w:style w:type="paragraph" w:styleId="Footer">
    <w:name w:val="footer"/>
    <w:basedOn w:val="Normal"/>
    <w:link w:val="FooterChar"/>
    <w:uiPriority w:val="99"/>
    <w:unhideWhenUsed/>
    <w:rsid w:val="00C05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52D"/>
  </w:style>
  <w:style w:type="table" w:styleId="LightList-Accent3">
    <w:name w:val="Light List Accent 3"/>
    <w:basedOn w:val="TableNormal"/>
    <w:uiPriority w:val="61"/>
    <w:rsid w:val="00C0552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C0552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60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06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46066"/>
    <w:pPr>
      <w:outlineLvl w:val="9"/>
    </w:pPr>
    <w:rPr>
      <w:lang w:eastAsia="ja-JP"/>
    </w:rPr>
  </w:style>
  <w:style w:type="paragraph" w:styleId="TOC2">
    <w:name w:val="toc 2"/>
    <w:basedOn w:val="Normal"/>
    <w:next w:val="Normal"/>
    <w:autoRedefine/>
    <w:uiPriority w:val="39"/>
    <w:semiHidden/>
    <w:unhideWhenUsed/>
    <w:qFormat/>
    <w:rsid w:val="00B46066"/>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B46066"/>
    <w:pPr>
      <w:spacing w:after="100"/>
    </w:pPr>
    <w:rPr>
      <w:rFonts w:eastAsiaTheme="minorEastAsia"/>
      <w:lang w:eastAsia="ja-JP"/>
    </w:rPr>
  </w:style>
  <w:style w:type="paragraph" w:styleId="TOC3">
    <w:name w:val="toc 3"/>
    <w:basedOn w:val="Normal"/>
    <w:next w:val="Normal"/>
    <w:autoRedefine/>
    <w:uiPriority w:val="39"/>
    <w:semiHidden/>
    <w:unhideWhenUsed/>
    <w:qFormat/>
    <w:rsid w:val="00B46066"/>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B46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066"/>
    <w:rPr>
      <w:rFonts w:ascii="Tahoma" w:hAnsi="Tahoma" w:cs="Tahoma"/>
      <w:sz w:val="16"/>
      <w:szCs w:val="16"/>
    </w:rPr>
  </w:style>
  <w:style w:type="paragraph" w:styleId="ListParagraph">
    <w:name w:val="List Paragraph"/>
    <w:basedOn w:val="Normal"/>
    <w:uiPriority w:val="34"/>
    <w:qFormat/>
    <w:rsid w:val="00B46066"/>
    <w:pPr>
      <w:ind w:left="720"/>
      <w:contextualSpacing/>
    </w:pPr>
  </w:style>
  <w:style w:type="paragraph" w:styleId="FootnoteText">
    <w:name w:val="footnote text"/>
    <w:basedOn w:val="Normal"/>
    <w:link w:val="FootnoteTextChar"/>
    <w:uiPriority w:val="99"/>
    <w:semiHidden/>
    <w:unhideWhenUsed/>
    <w:rsid w:val="00113864"/>
    <w:pPr>
      <w:suppressAutoHyphens/>
      <w:spacing w:after="0" w:line="240" w:lineRule="auto"/>
    </w:pPr>
    <w:rPr>
      <w:rFonts w:ascii="Cambria" w:eastAsia="MS ??" w:hAnsi="Cambria" w:cs="Times New Roman"/>
      <w:kern w:val="2"/>
      <w:sz w:val="24"/>
      <w:szCs w:val="24"/>
      <w:lang w:eastAsia="hi-IN" w:bidi="hi-IN"/>
    </w:rPr>
  </w:style>
  <w:style w:type="character" w:customStyle="1" w:styleId="FootnoteTextChar">
    <w:name w:val="Footnote Text Char"/>
    <w:basedOn w:val="DefaultParagraphFont"/>
    <w:link w:val="FootnoteText"/>
    <w:uiPriority w:val="99"/>
    <w:semiHidden/>
    <w:rsid w:val="00113864"/>
    <w:rPr>
      <w:rFonts w:ascii="Cambria" w:eastAsia="MS ??" w:hAnsi="Cambria" w:cs="Times New Roman"/>
      <w:kern w:val="2"/>
      <w:sz w:val="24"/>
      <w:szCs w:val="24"/>
      <w:lang w:eastAsia="hi-IN" w:bidi="hi-IN"/>
    </w:rPr>
  </w:style>
  <w:style w:type="character" w:styleId="FootnoteReference">
    <w:name w:val="footnote reference"/>
    <w:basedOn w:val="DefaultParagraphFont"/>
    <w:uiPriority w:val="99"/>
    <w:semiHidden/>
    <w:unhideWhenUsed/>
    <w:rsid w:val="00113864"/>
    <w:rPr>
      <w:vertAlign w:val="superscript"/>
    </w:rPr>
  </w:style>
  <w:style w:type="character" w:styleId="Hyperlink">
    <w:name w:val="Hyperlink"/>
    <w:basedOn w:val="DefaultParagraphFont"/>
    <w:uiPriority w:val="99"/>
    <w:unhideWhenUsed/>
    <w:rsid w:val="00AD1058"/>
    <w:rPr>
      <w:color w:val="0000FF" w:themeColor="hyperlink"/>
      <w:u w:val="single"/>
    </w:rPr>
  </w:style>
  <w:style w:type="paragraph" w:styleId="Bibliography">
    <w:name w:val="Bibliography"/>
    <w:basedOn w:val="Normal"/>
    <w:next w:val="Normal"/>
    <w:uiPriority w:val="37"/>
    <w:unhideWhenUsed/>
    <w:rsid w:val="005D4A91"/>
  </w:style>
  <w:style w:type="paragraph" w:customStyle="1" w:styleId="Default">
    <w:name w:val="Default"/>
    <w:rsid w:val="005D4A91"/>
    <w:pPr>
      <w:autoSpaceDE w:val="0"/>
      <w:autoSpaceDN w:val="0"/>
      <w:adjustRightInd w:val="0"/>
      <w:spacing w:after="0" w:line="240" w:lineRule="auto"/>
    </w:pPr>
    <w:rPr>
      <w:rFonts w:ascii="Times New Roman" w:hAnsi="Times New Roman" w:cs="Times New Roman"/>
      <w:color w:val="000000"/>
      <w:sz w:val="24"/>
      <w:szCs w:val="24"/>
    </w:rPr>
  </w:style>
  <w:style w:type="table" w:styleId="LightList-Accent1">
    <w:name w:val="Light List Accent 1"/>
    <w:basedOn w:val="TableNormal"/>
    <w:uiPriority w:val="61"/>
    <w:rsid w:val="005D4A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C05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52D"/>
  </w:style>
  <w:style w:type="paragraph" w:styleId="Footer">
    <w:name w:val="footer"/>
    <w:basedOn w:val="Normal"/>
    <w:link w:val="FooterChar"/>
    <w:uiPriority w:val="99"/>
    <w:unhideWhenUsed/>
    <w:rsid w:val="00C05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52D"/>
  </w:style>
  <w:style w:type="table" w:styleId="LightList-Accent3">
    <w:name w:val="Light List Accent 3"/>
    <w:basedOn w:val="TableNormal"/>
    <w:uiPriority w:val="61"/>
    <w:rsid w:val="00C0552D"/>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C0552D"/>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586456">
      <w:bodyDiv w:val="1"/>
      <w:marLeft w:val="0"/>
      <w:marRight w:val="0"/>
      <w:marTop w:val="0"/>
      <w:marBottom w:val="0"/>
      <w:divBdr>
        <w:top w:val="none" w:sz="0" w:space="0" w:color="auto"/>
        <w:left w:val="none" w:sz="0" w:space="0" w:color="auto"/>
        <w:bottom w:val="none" w:sz="0" w:space="0" w:color="auto"/>
        <w:right w:val="none" w:sz="0" w:space="0" w:color="auto"/>
      </w:divBdr>
      <w:divsChild>
        <w:div w:id="884869680">
          <w:marLeft w:val="0"/>
          <w:marRight w:val="336"/>
          <w:marTop w:val="120"/>
          <w:marBottom w:val="312"/>
          <w:divBdr>
            <w:top w:val="none" w:sz="0" w:space="0" w:color="auto"/>
            <w:left w:val="none" w:sz="0" w:space="0" w:color="auto"/>
            <w:bottom w:val="none" w:sz="0" w:space="0" w:color="auto"/>
            <w:right w:val="none" w:sz="0" w:space="0" w:color="auto"/>
          </w:divBdr>
          <w:divsChild>
            <w:div w:id="1815488763">
              <w:marLeft w:val="0"/>
              <w:marRight w:val="0"/>
              <w:marTop w:val="0"/>
              <w:marBottom w:val="0"/>
              <w:divBdr>
                <w:top w:val="single" w:sz="6" w:space="0" w:color="CCCCCC"/>
                <w:left w:val="single" w:sz="6" w:space="0" w:color="CCCCCC"/>
                <w:bottom w:val="single" w:sz="6" w:space="0" w:color="CCCCCC"/>
                <w:right w:val="single" w:sz="6" w:space="0" w:color="CCCCCC"/>
              </w:divBdr>
              <w:divsChild>
                <w:div w:id="19532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2255">
          <w:marLeft w:val="336"/>
          <w:marRight w:val="0"/>
          <w:marTop w:val="120"/>
          <w:marBottom w:val="312"/>
          <w:divBdr>
            <w:top w:val="none" w:sz="0" w:space="0" w:color="auto"/>
            <w:left w:val="none" w:sz="0" w:space="0" w:color="auto"/>
            <w:bottom w:val="none" w:sz="0" w:space="0" w:color="auto"/>
            <w:right w:val="none" w:sz="0" w:space="0" w:color="auto"/>
          </w:divBdr>
          <w:divsChild>
            <w:div w:id="2001302574">
              <w:marLeft w:val="0"/>
              <w:marRight w:val="0"/>
              <w:marTop w:val="0"/>
              <w:marBottom w:val="0"/>
              <w:divBdr>
                <w:top w:val="single" w:sz="6" w:space="0" w:color="CCCCCC"/>
                <w:left w:val="single" w:sz="6" w:space="0" w:color="CCCCCC"/>
                <w:bottom w:val="single" w:sz="6" w:space="0" w:color="CCCCCC"/>
                <w:right w:val="single" w:sz="6" w:space="0" w:color="CCCCCC"/>
              </w:divBdr>
              <w:divsChild>
                <w:div w:id="13235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7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Chi11</b:Tag>
    <b:SourceType>ArticleInAPeriodical</b:SourceType>
    <b:Guid>{3C39A500-D655-47E0-B981-D681D6945D21}</b:Guid>
    <b:Title>China's first aircraft carrier 'starts sea trials'</b:Title>
    <b:Year>2011</b:Year>
    <b:JournalName>BBC News</b:JournalName>
    <b:PeriodicalTitle>BBC News</b:PeriodicalTitle>
    <b:Month>08</b:Month>
    <b:Day>10</b:Day>
    <b:RefOrder>14</b:RefOrder>
  </b:Source>
  <b:Source>
    <b:Tag>Tan11</b:Tag>
    <b:SourceType>ArticleInAPeriodical</b:SourceType>
    <b:Guid>{E050AFFF-5E08-45F6-8DF8-EEF928FE50ED}</b:Guid>
    <b:Title>China confirms stealth fighter jet tests</b:Title>
    <b:Year>2011</b:Year>
    <b:Author>
      <b:Author>
        <b:NameList>
          <b:Person>
            <b:Last>Branigan</b:Last>
            <b:First>Tania</b:First>
          </b:Person>
        </b:NameList>
      </b:Author>
    </b:Author>
    <b:PeriodicalTitle>The Guardian</b:PeriodicalTitle>
    <b:Month>01</b:Month>
    <b:Day>11</b:Day>
    <b:RefOrder>15</b:RefOrder>
  </b:Source>
  <b:Source>
    <b:Tag>Kre09</b:Tag>
    <b:SourceType>Report</b:SourceType>
    <b:Guid>{7AFA8B4A-11C9-4CAC-A3D8-CC5F452A04A1}</b:Guid>
    <b:Title>Capability of the People's Republic of China to Conduct Cyber Warfare and Computer Network Exploitation</b:Title>
    <b:Year>2009</b:Year>
    <b:City>McLean, VA</b:City>
    <b:Publisher>Northrop Grumman Corporation Information Systems Sector</b:Publisher>
    <b:Author>
      <b:Author>
        <b:NameList>
          <b:Person>
            <b:Last>Krekel</b:Last>
            <b:First>Bryan</b:First>
          </b:Person>
        </b:NameList>
      </b:Author>
    </b:Author>
    <b:RefOrder>2</b:RefOrder>
  </b:Source>
  <b:Source>
    <b:Tag>Bla12</b:Tag>
    <b:SourceType>Book</b:SourceType>
    <b:Guid>{9094D0C2-CA3C-4AE6-A022-527ED38332D5}</b:Guid>
    <b:Title>The Chinese Army Today: Tradition And Transformation For The 21st Century</b:Title>
    <b:Year>2012</b:Year>
    <b:City>New York</b:City>
    <b:Publisher>Routledge</b:Publisher>
    <b:Author>
      <b:Author>
        <b:NameList>
          <b:Person>
            <b:Last>Blasko</b:Last>
            <b:Middle>J.</b:Middle>
            <b:First>Dennis</b:First>
          </b:Person>
        </b:NameList>
      </b:Author>
    </b:Author>
    <b:RefOrder>1</b:RefOrder>
  </b:Source>
  <b:Source>
    <b:Tag>Gol98</b:Tag>
    <b:SourceType>JournalArticle</b:SourceType>
    <b:Guid>{C0F1E225-23C6-4E71-90DF-7C2DE1AE8AB0}</b:Guid>
    <b:Author>
      <b:Author>
        <b:NameList>
          <b:Person>
            <b:Last>Goldstein</b:Last>
            <b:First>Avery</b:First>
          </b:Person>
        </b:NameList>
      </b:Author>
    </b:Author>
    <b:Title>Great Expectations: Interpreting China's Arrival</b:Title>
    <b:Year>1997-1998</b:Year>
    <b:JournalName>International Security</b:JournalName>
    <b:RefOrder>4</b:RefOrder>
  </b:Source>
  <b:Source>
    <b:Tag>Ber08</b:Tag>
    <b:SourceType>Book</b:SourceType>
    <b:Guid>{E3EB399C-D9C0-47DF-8D3B-83D418A8E483}</b:Guid>
    <b:Author>
      <b:Author>
        <b:NameList>
          <b:Person>
            <b:Last>Bergsten</b:Last>
            <b:First>C.</b:First>
            <b:Middle>Fred</b:Middle>
          </b:Person>
        </b:NameList>
      </b:Author>
    </b:Author>
    <b:Title>China's Rise: Challenges and Opportunities</b:Title>
    <b:Year>2008</b:Year>
    <b:Publisher>Peterson Institute For International Economics</b:Publisher>
    <b:RefOrder>5</b:RefOrder>
  </b:Source>
  <b:Source>
    <b:Tag>Cha12</b:Tag>
    <b:SourceType>BookSection</b:SourceType>
    <b:Guid>{B5C05AA6-DC81-4340-9B1E-24A2F7309CDF}</b:Guid>
    <b:Author>
      <b:Author>
        <b:NameList>
          <b:Person>
            <b:Last>Chang</b:Last>
            <b:First>Amy</b:First>
          </b:Person>
        </b:NameList>
      </b:Author>
      <b:BookAuthor>
        <b:NameList>
          <b:Person>
            <b:Last>Dotson</b:Last>
            <b:First>John</b:First>
          </b:Person>
        </b:NameList>
      </b:BookAuthor>
    </b:Author>
    <b:Title>Indigenous Weapons Development in China's</b:Title>
    <b:Year>2012</b:Year>
    <b:Publisher>U.S.‐China Economic and Security Review Commission</b:Publisher>
    <b:BookTitle>U.S.‐China Economic and Security Review Commission Staff Research Report</b:BookTitle>
    <b:RefOrder>6</b:RefOrder>
  </b:Source>
  <b:Source>
    <b:Tag>Wan05</b:Tag>
    <b:SourceType>BookSection</b:SourceType>
    <b:Guid>{E112BD34-E3B2-438D-AB26-E13FE1D8B8D9}</b:Guid>
    <b:Title>Beijing's Incentive Structure: The Pursuit to Preservation, Prosperity, and Power</b:Title>
    <b:BookTitle>China Rising: Power and Motivation in Chinese Foreign Policy</b:BookTitle>
    <b:Year>2005</b:Year>
    <b:City>Oxford, UK</b:City>
    <b:Publisher>Rowman &amp; Littlefield Publishers, Inc.</b:Publisher>
    <b:Author>
      <b:Author>
        <b:NameList>
          <b:Person>
            <b:Last>Wang</b:Last>
            <b:First>Fei-Ling</b:First>
          </b:Person>
        </b:NameList>
      </b:Author>
      <b:BookAuthor>
        <b:NameList>
          <b:Person>
            <b:Last>Wang</b:Last>
            <b:First>Fei-Ling</b:First>
          </b:Person>
          <b:Person>
            <b:Last>Deng</b:Last>
            <b:First>Yong</b:First>
          </b:Person>
        </b:NameList>
      </b:BookAuthor>
    </b:Author>
    <b:RefOrder>7</b:RefOrder>
  </b:Source>
  <b:Source>
    <b:Tag>BBC11</b:Tag>
    <b:SourceType>InternetSite</b:SourceType>
    <b:Guid>{8B32218F-C2D7-49A2-89BD-6930A93E99A0}</b:Guid>
    <b:Title>China's first aircraft carrier 'starts sea trials'</b:Title>
    <b:Year>2011</b:Year>
    <b:Author>
      <b:Author>
        <b:Corporate>BBC News</b:Corporate>
      </b:Author>
    </b:Author>
    <b:InternetSiteTitle>BBC</b:InternetSiteTitle>
    <b:Month>08</b:Month>
    <b:Day>10</b:Day>
    <b:URL>http://www.bbc.co.uk/news/mobile/world-asia-pacific-14470882</b:URL>
    <b:RefOrder>8</b:RefOrder>
  </b:Source>
  <b:Source>
    <b:Tag>Bus11</b:Tag>
    <b:SourceType>Book</b:SourceType>
    <b:Guid>{DB2FC784-2030-4579-8A72-217C750E2894}</b:Guid>
    <b:Title>People's Liberation Army Navy (PLAN): Combat Systems Technology, 1949-2010</b:Title>
    <b:Year>2011</b:Year>
    <b:City>Annapolis, MD</b:City>
    <b:Publisher>Naval Institute Press</b:Publisher>
    <b:Author>
      <b:Author>
        <b:NameList>
          <b:Person>
            <b:Last>Bussert</b:Last>
            <b:Middle>C.</b:Middle>
            <b:First>James</b:First>
          </b:Person>
          <b:Person>
            <b:Last>Elleman</b:Last>
            <b:Middle>A.</b:Middle>
            <b:First>Bruce</b:First>
          </b:Person>
        </b:NameList>
      </b:Author>
    </b:Author>
    <b:RefOrder>9</b:RefOrder>
  </b:Source>
  <b:Source>
    <b:Tag>Har11</b:Tag>
    <b:SourceType>InternetSite</b:SourceType>
    <b:Guid>{2491A36D-2F9E-49CB-9CFC-4CE734A8A32C}</b:Guid>
    <b:Author>
      <b:Author>
        <b:NameList>
          <b:Person>
            <b:Last>Harding</b:Last>
            <b:First>Thomas</b:First>
          </b:Person>
        </b:NameList>
      </b:Author>
    </b:Author>
    <b:Title>First satellite image of Chinese aircraft carrier reveals absence of key component</b:Title>
    <b:Year>2011</b:Year>
    <b:InternetSiteTitle>The Telegraph</b:InternetSiteTitle>
    <b:Month>12</b:Month>
    <b:Day>15</b:Day>
    <b:URL>http://www.telegraph.co.uk/news/worldnews/asia/china/8959279/First-satellite-image-of-Chinese-aircraft-carrier-reveals-absence-of-key-component.html</b:URL>
    <b:RefOrder>10</b:RefOrder>
  </b:Source>
  <b:Source>
    <b:Tag>Che12</b:Tag>
    <b:SourceType>Report</b:SourceType>
    <b:Guid>{429DB9D0-9A29-4319-BF4A-2CB40CE2765A}</b:Guid>
    <b:Author>
      <b:Author>
        <b:NameList>
          <b:Person>
            <b:Last>Cheng</b:Last>
            <b:First>Dean</b:First>
          </b:Person>
        </b:NameList>
      </b:Author>
    </b:Author>
    <b:Title>The Security Challenges Posed by the People's Republic of China</b:Title>
    <b:Year>2012</b:Year>
    <b:Publisher>The Heritage Foundation</b:Publisher>
    <b:City>Washington, DC</b:City>
    <b:RefOrder>11</b:RefOrder>
  </b:Source>
  <b:Source>
    <b:Tag>ANN11</b:Tag>
    <b:SourceType>Report</b:SourceType>
    <b:Guid>{1A3613C8-687D-401E-A691-7B6192967DE9}</b:Guid>
    <b:Title>ANNUAL REPORT TO CONGRESS: Military and Security Developments Involving the People's Republic of China</b:Title>
    <b:Year>2011</b:Year>
    <b:Publisher>Office of the Secretary of Defense</b:Publisher>
    <b:City>Washington, D.C.</b:City>
    <b:RefOrder>3</b:RefOrder>
  </b:Source>
  <b:Source>
    <b:Tag>Swa05</b:Tag>
    <b:SourceType>BookSection</b:SourceType>
    <b:Guid>{B0049F6C-04C5-4BCD-AED6-6D9C5EB46331}</b:Guid>
    <b:Title>China's Regional Military Posture</b:Title>
    <b:Year>2005</b:Year>
    <b:Publisher>University of California Press</b:Publisher>
    <b:City>Berkeley, CA</b:City>
    <b:Author>
      <b:Author>
        <b:NameList>
          <b:Person>
            <b:Last>Swaine</b:Last>
            <b:First>Miahael</b:First>
            <b:Middle>D.</b:Middle>
          </b:Person>
        </b:NameList>
      </b:Author>
      <b:BookAuthor>
        <b:NameList>
          <b:Person>
            <b:Last>Shambaugh</b:Last>
            <b:First>David</b:First>
          </b:Person>
        </b:NameList>
      </b:BookAuthor>
    </b:Author>
    <b:BookTitle>Power Shift: China And Asia's New Dynamics</b:BookTitle>
    <b:RefOrder>12</b:RefOrder>
  </b:Source>
  <b:Source>
    <b:Tag>The11</b:Tag>
    <b:SourceType>Report</b:SourceType>
    <b:Guid>{DEEB5201-533E-4C4D-ADF0-DC14F82D4898}</b:Guid>
    <b:Title>China's Space Activities in 2011</b:Title>
    <b:Year>2011</b:Year>
    <b:Publisher>PRC State Council Information Office</b:Publisher>
    <b:Author>
      <b:Author>
        <b:Corporate>The Central People's Government of the People's Republic of China</b:Corporate>
      </b:Author>
    </b:Author>
    <b:RefOrder>13</b:RefOrder>
  </b:Source>
</b:Sources>
</file>

<file path=customXml/itemProps1.xml><?xml version="1.0" encoding="utf-8"?>
<ds:datastoreItem xmlns:ds="http://schemas.openxmlformats.org/officeDocument/2006/customXml" ds:itemID="{92B67358-9C3D-4B43-BC5C-291488F4B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23</Pages>
  <Words>5590</Words>
  <Characters>31757</Characters>
  <Application>Microsoft Office Word</Application>
  <DocSecurity>0</DocSecurity>
  <Lines>721</Lines>
  <Paragraphs>294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MSUUSER</dc:creator>
  <cp:keywords/>
  <dc:description/>
  <cp:lastModifiedBy>MSUUSER</cp:lastModifiedBy>
  <cp:revision>16</cp:revision>
  <dcterms:created xsi:type="dcterms:W3CDTF">2012-04-24T01:11:00Z</dcterms:created>
  <dcterms:modified xsi:type="dcterms:W3CDTF">2012-04-24T19:15:00Z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1qshRyvXYhiAT610xwrO8vW6iZ0Lk0amlOw_fl1G5MzM</vt:lpwstr>
  </property>
  <property fmtid="{D5CDD505-2E9C-101B-9397-08002B2CF9AE}" pid="4" name="Google.Documents.RevisionId">
    <vt:lpwstr>12876869751097231212</vt:lpwstr>
  </property>
  <property fmtid="{D5CDD505-2E9C-101B-9397-08002B2CF9AE}" pid="5" name="Google.Documents.PreviousRevisionId">
    <vt:lpwstr>17017650611409550196</vt:lpwstr>
  </property>
  <property fmtid="{D5CDD505-2E9C-101B-9397-08002B2CF9AE}" pid="6" name="Google.Documents.PluginVersion">
    <vt:lpwstr>2.0.2662.553</vt:lpwstr>
  </property>
  <property fmtid="{D5CDD505-2E9C-101B-9397-08002B2CF9AE}" pid="7" name="Google.Documents.MergeIncapabilityFlags">
    <vt:i4>0</vt:i4>
  </property>
</Properties>
</file>